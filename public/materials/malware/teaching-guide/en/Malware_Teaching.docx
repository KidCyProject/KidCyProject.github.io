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3D7617E5" w:rsidP="7449E066" w:rsidRDefault="65FA6172" w14:paraId="4AF6F579" w14:textId="5595F563">
      <w:pPr>
        <w:pStyle w:val="Heading1"/>
        <w:rPr>
          <w:rFonts w:ascii="Arial" w:hAnsi="Arial" w:eastAsia="Arial" w:cs="Arial" w:asciiTheme="minorAscii" w:hAnsiTheme="minorAscii" w:eastAsiaTheme="minorAscii" w:cstheme="minorAscii"/>
          <w:b w:val="1"/>
          <w:bCs w:val="1"/>
          <w:color w:val="auto"/>
          <w:sz w:val="32"/>
          <w:szCs w:val="32"/>
          <w:lang w:val="en-GB"/>
        </w:rPr>
      </w:pPr>
      <w:r w:rsidRPr="7449E066" w:rsidR="54CFD259">
        <w:rPr>
          <w:rFonts w:ascii="Arial" w:hAnsi="Arial" w:eastAsia="Arial" w:cs="Arial" w:asciiTheme="minorAscii" w:hAnsiTheme="minorAscii" w:eastAsiaTheme="minorAscii" w:cstheme="minorAscii"/>
          <w:color w:val="auto"/>
          <w:lang w:val="en-GB"/>
        </w:rPr>
        <w:t>M</w:t>
      </w:r>
      <w:r w:rsidRPr="7449E066" w:rsidR="59543A83">
        <w:rPr>
          <w:rFonts w:ascii="Arial" w:hAnsi="Arial" w:eastAsia="Arial" w:cs="Arial" w:asciiTheme="minorAscii" w:hAnsiTheme="minorAscii" w:eastAsiaTheme="minorAscii" w:cstheme="minorAscii"/>
          <w:color w:val="auto"/>
          <w:lang w:val="en-GB"/>
        </w:rPr>
        <w:t>odule 6 – Malware </w:t>
      </w:r>
    </w:p>
    <w:p w:rsidR="65F411C7" w:rsidP="7449E066" w:rsidRDefault="65F411C7" w14:paraId="7A97F2AE" w14:textId="7445BBBA">
      <w:pPr>
        <w:pStyle w:val="BodyText"/>
        <w:spacing w:line="240" w:lineRule="auto"/>
        <w:jc w:val="both"/>
        <w:rPr>
          <w:rFonts w:ascii="Arial" w:hAnsi="Arial" w:eastAsia="Arial" w:cs="Arial" w:asciiTheme="minorAscii" w:hAnsiTheme="minorAscii" w:eastAsiaTheme="minorAscii" w:cstheme="minorAscii"/>
          <w:b w:val="1"/>
          <w:bCs w:val="1"/>
          <w:lang w:val="en-GB"/>
        </w:rPr>
      </w:pPr>
    </w:p>
    <w:p w:rsidR="3D7617E5" w:rsidP="7449E066" w:rsidRDefault="3D7617E5" w14:paraId="1A155E03" w14:textId="0AAC9289">
      <w:pPr>
        <w:pStyle w:val="BodyText"/>
        <w:spacing w:line="240" w:lineRule="auto"/>
        <w:jc w:val="both"/>
        <w:rPr>
          <w:rFonts w:ascii="Arial" w:hAnsi="Arial" w:eastAsia="Arial" w:cs="Arial" w:asciiTheme="minorAscii" w:hAnsiTheme="minorAscii" w:eastAsiaTheme="minorAscii" w:cstheme="minorAscii"/>
          <w:b w:val="1"/>
          <w:bCs w:val="1"/>
          <w:lang w:val="en-GB"/>
        </w:rPr>
      </w:pPr>
      <w:r w:rsidRPr="7449E066" w:rsidR="11AA80C4">
        <w:rPr>
          <w:rFonts w:ascii="Arial" w:hAnsi="Arial" w:eastAsia="Arial" w:cs="Arial" w:asciiTheme="minorAscii" w:hAnsiTheme="minorAscii" w:eastAsiaTheme="minorAscii" w:cstheme="minorAscii"/>
          <w:b w:val="1"/>
          <w:bCs w:val="1"/>
          <w:lang w:val="en-GB"/>
        </w:rPr>
        <w:t>Summary: </w:t>
      </w:r>
    </w:p>
    <w:p w:rsidR="3D7617E5" w:rsidP="7449E066" w:rsidRDefault="3D7617E5" w14:paraId="127D4889" w14:textId="6E23012A">
      <w:pPr>
        <w:spacing w:before="120" w:after="120"/>
        <w:jc w:val="both"/>
        <w:rPr>
          <w:rFonts w:ascii="Arial" w:hAnsi="Arial" w:eastAsia="Arial" w:cs="Arial" w:asciiTheme="minorAscii" w:hAnsiTheme="minorAscii" w:eastAsiaTheme="minorAscii" w:cstheme="minorAscii"/>
          <w:lang w:val="en-GB"/>
        </w:rPr>
      </w:pPr>
      <w:r w:rsidRPr="7449E066" w:rsidR="11AA80C4">
        <w:rPr>
          <w:rFonts w:ascii="Arial" w:hAnsi="Arial" w:eastAsia="Arial" w:cs="Arial" w:asciiTheme="minorAscii" w:hAnsiTheme="minorAscii" w:eastAsiaTheme="minorAscii" w:cstheme="minorAscii"/>
          <w:lang w:val="en-GB"/>
        </w:rPr>
        <w:t>The daily life of every digital citizen is enriched by numerous services and systems. All of this constitutes the digital environment in which we learn, work, and entertain ourselves. Our students use various software solutions, which may be interdependent</w:t>
      </w:r>
      <w:r w:rsidRPr="7449E066" w:rsidR="0E4BC988">
        <w:rPr>
          <w:rFonts w:ascii="Arial" w:hAnsi="Arial" w:eastAsia="Arial" w:cs="Arial" w:asciiTheme="minorAscii" w:hAnsiTheme="minorAscii" w:eastAsiaTheme="minorAscii" w:cstheme="minorAscii"/>
          <w:lang w:val="en-GB"/>
        </w:rPr>
        <w:t xml:space="preserve"> and work on multitude of devices</w:t>
      </w:r>
      <w:r w:rsidRPr="7449E066" w:rsidR="0A02B136">
        <w:rPr>
          <w:rFonts w:ascii="Arial" w:hAnsi="Arial" w:eastAsia="Arial" w:cs="Arial" w:asciiTheme="minorAscii" w:hAnsiTheme="minorAscii" w:eastAsiaTheme="minorAscii" w:cstheme="minorAscii"/>
          <w:lang w:val="en-GB"/>
        </w:rPr>
        <w:t xml:space="preserve"> or be completely remote</w:t>
      </w:r>
      <w:r w:rsidRPr="7449E066" w:rsidR="11AA80C4">
        <w:rPr>
          <w:rFonts w:ascii="Arial" w:hAnsi="Arial" w:eastAsia="Arial" w:cs="Arial" w:asciiTheme="minorAscii" w:hAnsiTheme="minorAscii" w:eastAsiaTheme="minorAscii" w:cstheme="minorAscii"/>
          <w:lang w:val="en-GB"/>
        </w:rPr>
        <w:t>. Therefore, special attention is paid to software that can be used by malicious individuals to mislead citizens, involve them in illegal activities, or harm their computers or software. Software programs developed or modified by adversary individuals are called "malware." </w:t>
      </w:r>
    </w:p>
    <w:p w:rsidR="3D7617E5" w:rsidP="7449E066" w:rsidRDefault="3D7617E5" w14:paraId="45FB867E" w14:textId="144C3C01">
      <w:pPr>
        <w:spacing w:before="240" w:after="240"/>
        <w:jc w:val="both"/>
        <w:rPr>
          <w:rFonts w:ascii="Arial" w:hAnsi="Arial" w:eastAsia="Arial" w:cs="Arial" w:asciiTheme="minorAscii" w:hAnsiTheme="minorAscii" w:eastAsiaTheme="minorAscii" w:cstheme="minorAscii"/>
          <w:color w:val="000000" w:themeColor="text2"/>
          <w:lang w:val="en-GB"/>
        </w:rPr>
      </w:pPr>
      <w:r w:rsidRPr="7449E066" w:rsidR="11AA80C4">
        <w:rPr>
          <w:rStyle w:val="normaltextrun"/>
          <w:rFonts w:ascii="Arial" w:hAnsi="Arial" w:eastAsia="Arial" w:cs="Arial" w:asciiTheme="minorAscii" w:hAnsiTheme="minorAscii" w:eastAsiaTheme="minorAscii" w:cstheme="minorAscii"/>
          <w:b w:val="1"/>
          <w:bCs w:val="1"/>
          <w:color w:val="000000" w:themeColor="text2" w:themeTint="FF" w:themeShade="FF"/>
          <w:lang w:val="en-GB"/>
        </w:rPr>
        <w:t>Aim of the module (A6):</w:t>
      </w:r>
      <w:r w:rsidRPr="7449E066" w:rsidR="11AA80C4">
        <w:rPr>
          <w:rFonts w:ascii="Arial" w:hAnsi="Arial" w:eastAsia="Arial" w:cs="Arial" w:asciiTheme="minorAscii" w:hAnsiTheme="minorAscii" w:eastAsiaTheme="minorAscii" w:cstheme="minorAscii"/>
          <w:color w:val="000000" w:themeColor="text2" w:themeTint="FF" w:themeShade="FF"/>
          <w:lang w:val="en-GB"/>
        </w:rPr>
        <w:t xml:space="preserve"> </w:t>
      </w:r>
      <w:r w:rsidRPr="7449E066" w:rsidR="11AA80C4">
        <w:rPr>
          <w:rStyle w:val="normaltextrun"/>
          <w:rFonts w:ascii="Arial" w:hAnsi="Arial" w:eastAsia="Arial" w:cs="Arial" w:asciiTheme="minorAscii" w:hAnsiTheme="minorAscii" w:eastAsiaTheme="minorAscii" w:cstheme="minorAscii"/>
          <w:color w:val="000000" w:themeColor="text2" w:themeTint="FF" w:themeShade="FF"/>
          <w:lang w:val="en-GB"/>
        </w:rPr>
        <w:t>To provide core knowledge of what malware is, its risks, and principles for protecting against it. </w:t>
      </w:r>
    </w:p>
    <w:p w:rsidR="3D7617E5" w:rsidP="7449E066" w:rsidRDefault="3D7617E5" w14:paraId="2532F69B" w14:textId="59FB5159">
      <w:pPr>
        <w:spacing w:before="240" w:after="240"/>
        <w:jc w:val="both"/>
        <w:rPr>
          <w:rFonts w:ascii="Arial" w:hAnsi="Arial" w:eastAsia="Arial" w:cs="Arial" w:asciiTheme="minorAscii" w:hAnsiTheme="minorAscii" w:eastAsiaTheme="minorAscii" w:cstheme="minorAscii"/>
          <w:color w:val="000000" w:themeColor="text2"/>
          <w:lang w:val="en-GB"/>
        </w:rPr>
      </w:pPr>
      <w:r w:rsidRPr="7449E066" w:rsidR="11AA80C4">
        <w:rPr>
          <w:rStyle w:val="normaltextrun"/>
          <w:rFonts w:ascii="Arial" w:hAnsi="Arial" w:eastAsia="Arial" w:cs="Arial" w:asciiTheme="minorAscii" w:hAnsiTheme="minorAscii" w:eastAsiaTheme="minorAscii" w:cstheme="minorAscii"/>
          <w:b w:val="1"/>
          <w:bCs w:val="1"/>
          <w:color w:val="000000" w:themeColor="text2" w:themeTint="FF" w:themeShade="FF"/>
          <w:lang w:val="en-GB"/>
        </w:rPr>
        <w:t>Learning objectives:</w:t>
      </w:r>
      <w:r w:rsidRPr="7449E066" w:rsidR="11AA80C4">
        <w:rPr>
          <w:rStyle w:val="eop"/>
          <w:rFonts w:ascii="Arial" w:hAnsi="Arial" w:eastAsia="Arial" w:cs="Arial" w:asciiTheme="minorAscii" w:hAnsiTheme="minorAscii" w:eastAsiaTheme="minorAscii" w:cstheme="minorAscii"/>
          <w:color w:val="000000" w:themeColor="text2" w:themeTint="FF" w:themeShade="FF"/>
          <w:lang w:val="en-GB"/>
        </w:rPr>
        <w:t> </w:t>
      </w:r>
    </w:p>
    <w:p w:rsidR="3D7617E5" w:rsidP="7449E066" w:rsidRDefault="3D7617E5" w14:paraId="58E2E355" w14:textId="787A1218">
      <w:pPr>
        <w:ind w:left="345"/>
        <w:jc w:val="both"/>
        <w:rPr>
          <w:rFonts w:ascii="Arial" w:hAnsi="Arial" w:eastAsia="Arial" w:cs="Arial" w:asciiTheme="minorAscii" w:hAnsiTheme="minorAscii" w:eastAsiaTheme="minorAscii" w:cstheme="minorAscii"/>
          <w:color w:val="000000" w:themeColor="text2"/>
          <w:lang w:val="en-GB"/>
        </w:rPr>
      </w:pPr>
      <w:r w:rsidRPr="7449E066" w:rsidR="11AA80C4">
        <w:rPr>
          <w:rStyle w:val="normaltextrun"/>
          <w:rFonts w:ascii="Arial" w:hAnsi="Arial" w:eastAsia="Arial" w:cs="Arial" w:asciiTheme="minorAscii" w:hAnsiTheme="minorAscii" w:eastAsiaTheme="minorAscii" w:cstheme="minorAscii"/>
          <w:b w:val="1"/>
          <w:bCs w:val="1"/>
          <w:color w:val="000000" w:themeColor="text2" w:themeTint="FF" w:themeShade="FF"/>
          <w:lang w:val="en-GB"/>
        </w:rPr>
        <w:t>O6-1</w:t>
      </w:r>
      <w:r w:rsidRPr="7449E066" w:rsidR="11AA80C4">
        <w:rPr>
          <w:rFonts w:ascii="Arial" w:hAnsi="Arial" w:eastAsia="Arial" w:cs="Arial" w:asciiTheme="minorAscii" w:hAnsiTheme="minorAscii" w:eastAsiaTheme="minorAscii" w:cstheme="minorAscii"/>
          <w:color w:val="000000" w:themeColor="text2" w:themeTint="FF" w:themeShade="FF"/>
          <w:lang w:val="en-GB"/>
        </w:rPr>
        <w:t xml:space="preserve"> </w:t>
      </w:r>
      <w:r w:rsidRPr="7449E066" w:rsidR="11AA80C4">
        <w:rPr>
          <w:rStyle w:val="normaltextrun"/>
          <w:rFonts w:ascii="Arial" w:hAnsi="Arial" w:eastAsia="Arial" w:cs="Arial" w:asciiTheme="minorAscii" w:hAnsiTheme="minorAscii" w:eastAsiaTheme="minorAscii" w:cstheme="minorAscii"/>
          <w:color w:val="000000" w:themeColor="text2" w:themeTint="FF" w:themeShade="FF"/>
          <w:lang w:val="en-GB"/>
        </w:rPr>
        <w:t xml:space="preserve">To introduce what malware is and </w:t>
      </w:r>
      <w:r w:rsidRPr="7449E066" w:rsidR="11AA80C4">
        <w:rPr>
          <w:rStyle w:val="normaltextrun"/>
          <w:rFonts w:ascii="Arial" w:hAnsi="Arial" w:eastAsia="Arial" w:cs="Arial" w:asciiTheme="minorAscii" w:hAnsiTheme="minorAscii" w:eastAsiaTheme="minorAscii" w:cstheme="minorAscii"/>
          <w:color w:val="000000" w:themeColor="text2" w:themeTint="FF" w:themeShade="FF"/>
          <w:lang w:val="en-GB"/>
        </w:rPr>
        <w:t>types of malware</w:t>
      </w:r>
      <w:r w:rsidRPr="7449E066" w:rsidR="11AA80C4">
        <w:rPr>
          <w:rStyle w:val="normaltextrun"/>
          <w:rFonts w:ascii="Arial" w:hAnsi="Arial" w:eastAsia="Arial" w:cs="Arial" w:asciiTheme="minorAscii" w:hAnsiTheme="minorAscii" w:eastAsiaTheme="minorAscii" w:cstheme="minorAscii"/>
          <w:color w:val="000000" w:themeColor="text2" w:themeTint="FF" w:themeShade="FF"/>
          <w:lang w:val="en-GB"/>
        </w:rPr>
        <w:t>.</w:t>
      </w:r>
    </w:p>
    <w:p w:rsidR="3D7617E5" w:rsidP="7449E066" w:rsidRDefault="3D7617E5" w14:paraId="583A6F83" w14:textId="1C0BD099">
      <w:pPr>
        <w:ind w:left="345"/>
        <w:jc w:val="both"/>
        <w:rPr>
          <w:rFonts w:ascii="Arial" w:hAnsi="Arial" w:eastAsia="Arial" w:cs="Arial" w:asciiTheme="minorAscii" w:hAnsiTheme="minorAscii" w:eastAsiaTheme="minorAscii" w:cstheme="minorAscii"/>
          <w:color w:val="000000" w:themeColor="text2"/>
          <w:lang w:val="en-GB"/>
        </w:rPr>
      </w:pPr>
      <w:r w:rsidRPr="7449E066" w:rsidR="11AA80C4">
        <w:rPr>
          <w:rStyle w:val="normaltextrun"/>
          <w:rFonts w:ascii="Arial" w:hAnsi="Arial" w:eastAsia="Arial" w:cs="Arial" w:asciiTheme="minorAscii" w:hAnsiTheme="minorAscii" w:eastAsiaTheme="minorAscii" w:cstheme="minorAscii"/>
          <w:b w:val="1"/>
          <w:bCs w:val="1"/>
          <w:color w:val="000000" w:themeColor="text2" w:themeTint="FF" w:themeShade="FF"/>
          <w:lang w:val="en-GB"/>
        </w:rPr>
        <w:t>O6-2</w:t>
      </w:r>
      <w:r w:rsidRPr="7449E066" w:rsidR="11AA80C4">
        <w:rPr>
          <w:rFonts w:ascii="Arial" w:hAnsi="Arial" w:eastAsia="Arial" w:cs="Arial" w:asciiTheme="minorAscii" w:hAnsiTheme="minorAscii" w:eastAsiaTheme="minorAscii" w:cstheme="minorAscii"/>
          <w:color w:val="000000" w:themeColor="text2" w:themeTint="FF" w:themeShade="FF"/>
          <w:lang w:val="en-GB"/>
        </w:rPr>
        <w:t xml:space="preserve"> </w:t>
      </w:r>
      <w:r w:rsidRPr="7449E066" w:rsidR="11AA80C4">
        <w:rPr>
          <w:rStyle w:val="normaltextrun"/>
          <w:rFonts w:ascii="Arial" w:hAnsi="Arial" w:eastAsia="Arial" w:cs="Arial" w:asciiTheme="minorAscii" w:hAnsiTheme="minorAscii" w:eastAsiaTheme="minorAscii" w:cstheme="minorAscii"/>
          <w:color w:val="000000" w:themeColor="text2" w:themeTint="FF" w:themeShade="FF"/>
          <w:lang w:val="en-GB"/>
        </w:rPr>
        <w:t>To explain malware behaviour, and signs that a device has been infected.</w:t>
      </w:r>
    </w:p>
    <w:p w:rsidR="3D7617E5" w:rsidP="7449E066" w:rsidRDefault="3D7617E5" w14:paraId="30DB657F" w14:textId="02A86AAD">
      <w:pPr>
        <w:ind w:left="345"/>
        <w:jc w:val="both"/>
        <w:rPr>
          <w:rFonts w:ascii="Arial" w:hAnsi="Arial" w:eastAsia="Arial" w:cs="Arial" w:asciiTheme="minorAscii" w:hAnsiTheme="minorAscii" w:eastAsiaTheme="minorAscii" w:cstheme="minorAscii"/>
          <w:color w:val="000000" w:themeColor="text2"/>
          <w:lang w:val="en-GB"/>
        </w:rPr>
      </w:pPr>
      <w:r w:rsidRPr="7449E066" w:rsidR="2F2FF064">
        <w:rPr>
          <w:rStyle w:val="normaltextrun"/>
          <w:rFonts w:ascii="Arial" w:hAnsi="Arial" w:eastAsia="Arial" w:cs="Arial" w:asciiTheme="minorAscii" w:hAnsiTheme="minorAscii" w:eastAsiaTheme="minorAscii" w:cstheme="minorAscii"/>
          <w:b w:val="1"/>
          <w:bCs w:val="1"/>
          <w:color w:val="000000" w:themeColor="text2" w:themeTint="FF" w:themeShade="FF"/>
          <w:lang w:val="en-GB"/>
        </w:rPr>
        <w:t>O6-3</w:t>
      </w:r>
      <w:r w:rsidRPr="7449E066" w:rsidR="2F2FF064">
        <w:rPr>
          <w:rFonts w:ascii="Arial" w:hAnsi="Arial" w:eastAsia="Arial" w:cs="Arial" w:asciiTheme="minorAscii" w:hAnsiTheme="minorAscii" w:eastAsiaTheme="minorAscii" w:cstheme="minorAscii"/>
          <w:color w:val="000000" w:themeColor="text2" w:themeTint="FF" w:themeShade="FF"/>
          <w:lang w:val="en-GB"/>
        </w:rPr>
        <w:t xml:space="preserve"> </w:t>
      </w:r>
      <w:r w:rsidRPr="7449E066" w:rsidR="2F2FF064">
        <w:rPr>
          <w:rStyle w:val="normaltextrun"/>
          <w:rFonts w:ascii="Arial" w:hAnsi="Arial" w:eastAsia="Arial" w:cs="Arial" w:asciiTheme="minorAscii" w:hAnsiTheme="minorAscii" w:eastAsiaTheme="minorAscii" w:cstheme="minorAscii"/>
          <w:color w:val="000000" w:themeColor="text2" w:themeTint="FF" w:themeShade="FF"/>
          <w:lang w:val="en-GB"/>
        </w:rPr>
        <w:t>To develop skills to protect against malware-related risks.</w:t>
      </w:r>
    </w:p>
    <w:p w:rsidR="3D7617E5" w:rsidP="7449E066" w:rsidRDefault="3D7617E5" w14:paraId="5010F6DE" w14:textId="31B006AA">
      <w:pPr>
        <w:ind w:left="345"/>
        <w:jc w:val="both"/>
        <w:rPr>
          <w:rFonts w:ascii="Arial" w:hAnsi="Arial" w:eastAsia="Arial" w:cs="Arial" w:asciiTheme="minorAscii" w:hAnsiTheme="minorAscii" w:eastAsiaTheme="minorAscii" w:cstheme="minorAscii"/>
          <w:color w:val="000000" w:themeColor="text2"/>
          <w:lang w:val="en-GB"/>
        </w:rPr>
      </w:pPr>
      <w:r w:rsidRPr="7449E066" w:rsidR="11AA80C4">
        <w:rPr>
          <w:rStyle w:val="eop"/>
          <w:rFonts w:ascii="Arial" w:hAnsi="Arial" w:eastAsia="Arial" w:cs="Arial" w:asciiTheme="minorAscii" w:hAnsiTheme="minorAscii" w:eastAsiaTheme="minorAscii" w:cstheme="minorAscii"/>
          <w:color w:val="000000" w:themeColor="text2" w:themeTint="FF" w:themeShade="FF"/>
          <w:lang w:val="en-GB"/>
        </w:rPr>
        <w:t> </w:t>
      </w:r>
    </w:p>
    <w:p w:rsidR="3D7617E5" w:rsidP="7449E066" w:rsidRDefault="3D7617E5" w14:paraId="5039E511" w14:textId="0A0DF789">
      <w:pPr>
        <w:jc w:val="both"/>
        <w:rPr>
          <w:rFonts w:ascii="Arial" w:hAnsi="Arial" w:eastAsia="Arial" w:cs="Arial" w:asciiTheme="minorAscii" w:hAnsiTheme="minorAscii" w:eastAsiaTheme="minorAscii" w:cstheme="minorAscii"/>
          <w:color w:val="000000" w:themeColor="text2"/>
          <w:lang w:val="en-GB"/>
        </w:rPr>
      </w:pPr>
      <w:r w:rsidRPr="7449E066" w:rsidR="11AA80C4">
        <w:rPr>
          <w:rStyle w:val="normaltextrun"/>
          <w:rFonts w:ascii="Arial" w:hAnsi="Arial" w:eastAsia="Arial" w:cs="Arial" w:asciiTheme="minorAscii" w:hAnsiTheme="minorAscii" w:eastAsiaTheme="minorAscii" w:cstheme="minorAscii"/>
          <w:b w:val="1"/>
          <w:bCs w:val="1"/>
          <w:color w:val="000000" w:themeColor="text2" w:themeTint="FF" w:themeShade="FF"/>
          <w:lang w:val="en-GB"/>
        </w:rPr>
        <w:t>Learning outcomes:</w:t>
      </w:r>
      <w:r w:rsidRPr="7449E066" w:rsidR="11AA80C4">
        <w:rPr>
          <w:rStyle w:val="eop"/>
          <w:rFonts w:ascii="Arial" w:hAnsi="Arial" w:eastAsia="Arial" w:cs="Arial" w:asciiTheme="minorAscii" w:hAnsiTheme="minorAscii" w:eastAsiaTheme="minorAscii" w:cstheme="minorAscii"/>
          <w:color w:val="000000" w:themeColor="text2" w:themeTint="FF" w:themeShade="FF"/>
          <w:lang w:val="en-GB"/>
        </w:rPr>
        <w:t> </w:t>
      </w:r>
    </w:p>
    <w:p w:rsidR="3D7617E5" w:rsidP="7449E066" w:rsidRDefault="3D7617E5" w14:paraId="115AB662" w14:textId="4EB3BD66">
      <w:pPr>
        <w:ind w:left="360"/>
        <w:jc w:val="both"/>
        <w:rPr>
          <w:rFonts w:ascii="Arial" w:hAnsi="Arial" w:eastAsia="Arial" w:cs="Arial" w:asciiTheme="minorAscii" w:hAnsiTheme="minorAscii" w:eastAsiaTheme="minorAscii" w:cstheme="minorAscii"/>
          <w:color w:val="000000" w:themeColor="text2"/>
          <w:lang w:val="en-GB"/>
        </w:rPr>
      </w:pPr>
      <w:r w:rsidRPr="7449E066" w:rsidR="11AA80C4">
        <w:rPr>
          <w:rStyle w:val="eop"/>
          <w:rFonts w:ascii="Arial" w:hAnsi="Arial" w:eastAsia="Arial" w:cs="Arial" w:asciiTheme="minorAscii" w:hAnsiTheme="minorAscii" w:eastAsiaTheme="minorAscii" w:cstheme="minorAscii"/>
          <w:color w:val="000000" w:themeColor="text2" w:themeTint="FF" w:themeShade="FF"/>
          <w:lang w:val="en-GB"/>
        </w:rPr>
        <w:t> </w:t>
      </w:r>
    </w:p>
    <w:p w:rsidR="3D7617E5" w:rsidP="7449E066" w:rsidRDefault="3D7617E5" w14:paraId="2652FF6C" w14:textId="0F0E20B0">
      <w:pPr>
        <w:ind w:left="345"/>
        <w:jc w:val="both"/>
        <w:rPr>
          <w:rFonts w:ascii="Arial" w:hAnsi="Arial" w:eastAsia="Arial" w:cs="Arial" w:asciiTheme="minorAscii" w:hAnsiTheme="minorAscii" w:eastAsiaTheme="minorAscii" w:cstheme="minorAscii"/>
          <w:color w:val="FF0000"/>
          <w:lang w:val="en-GB"/>
        </w:rPr>
      </w:pPr>
      <w:r w:rsidRPr="7449E066" w:rsidR="11AA80C4">
        <w:rPr>
          <w:rStyle w:val="normaltextrun"/>
          <w:rFonts w:ascii="Arial" w:hAnsi="Arial" w:eastAsia="Arial" w:cs="Arial" w:asciiTheme="minorAscii" w:hAnsiTheme="minorAscii" w:eastAsiaTheme="minorAscii" w:cstheme="minorAscii"/>
          <w:b w:val="1"/>
          <w:bCs w:val="1"/>
          <w:color w:val="000000" w:themeColor="text2" w:themeTint="FF" w:themeShade="FF"/>
          <w:lang w:val="en-GB"/>
        </w:rPr>
        <w:t>LO6-1</w:t>
      </w:r>
      <w:r w:rsidRPr="7449E066" w:rsidR="11AA80C4">
        <w:rPr>
          <w:rFonts w:ascii="Arial" w:hAnsi="Arial" w:eastAsia="Arial" w:cs="Arial" w:asciiTheme="minorAscii" w:hAnsiTheme="minorAscii" w:eastAsiaTheme="minorAscii" w:cstheme="minorAscii"/>
          <w:color w:val="000000" w:themeColor="text2" w:themeTint="FF" w:themeShade="FF"/>
          <w:lang w:val="en-GB"/>
        </w:rPr>
        <w:t xml:space="preserve"> </w:t>
      </w:r>
      <w:r w:rsidRPr="7449E066" w:rsidR="11AA80C4">
        <w:rPr>
          <w:rStyle w:val="normaltextrun"/>
          <w:rFonts w:ascii="Arial" w:hAnsi="Arial" w:eastAsia="Arial" w:cs="Arial" w:asciiTheme="minorAscii" w:hAnsiTheme="minorAscii" w:eastAsiaTheme="minorAscii" w:cstheme="minorAscii"/>
          <w:color w:val="FF0000"/>
          <w:lang w:val="en-GB"/>
        </w:rPr>
        <w:t>I can describe what malware is and identify</w:t>
      </w:r>
      <w:r w:rsidRPr="7449E066" w:rsidR="11AA80C4">
        <w:rPr>
          <w:rFonts w:ascii="Arial" w:hAnsi="Arial" w:eastAsia="Arial" w:cs="Arial" w:asciiTheme="minorAscii" w:hAnsiTheme="minorAscii" w:eastAsiaTheme="minorAscii" w:cstheme="minorAscii"/>
          <w:color w:val="FF0000"/>
          <w:lang w:val="en-GB"/>
        </w:rPr>
        <w:t xml:space="preserve"> </w:t>
      </w:r>
      <w:r w:rsidRPr="7449E066" w:rsidR="11AA80C4">
        <w:rPr>
          <w:rStyle w:val="normaltextrun"/>
          <w:rFonts w:ascii="Arial" w:hAnsi="Arial" w:eastAsia="Arial" w:cs="Arial" w:asciiTheme="minorAscii" w:hAnsiTheme="minorAscii" w:eastAsiaTheme="minorAscii" w:cstheme="minorAscii"/>
          <w:color w:val="FF0000"/>
          <w:lang w:val="en-GB"/>
        </w:rPr>
        <w:t>it in given scenarios.</w:t>
      </w:r>
    </w:p>
    <w:p w:rsidR="3D7617E5" w:rsidP="7449E066" w:rsidRDefault="3D7617E5" w14:paraId="69809E77" w14:textId="78E36BF8">
      <w:pPr>
        <w:ind w:left="345"/>
        <w:jc w:val="both"/>
        <w:rPr>
          <w:rFonts w:ascii="Arial" w:hAnsi="Arial" w:eastAsia="Arial" w:cs="Arial" w:asciiTheme="minorAscii" w:hAnsiTheme="minorAscii" w:eastAsiaTheme="minorAscii" w:cstheme="minorAscii"/>
          <w:color w:val="FF8600"/>
          <w:lang w:val="en-GB"/>
        </w:rPr>
      </w:pPr>
      <w:r w:rsidRPr="7449E066" w:rsidR="11AA80C4">
        <w:rPr>
          <w:rStyle w:val="normaltextrun"/>
          <w:rFonts w:ascii="Arial" w:hAnsi="Arial" w:eastAsia="Arial" w:cs="Arial" w:asciiTheme="minorAscii" w:hAnsiTheme="minorAscii" w:eastAsiaTheme="minorAscii" w:cstheme="minorAscii"/>
          <w:b w:val="1"/>
          <w:bCs w:val="1"/>
          <w:color w:val="000000" w:themeColor="text2" w:themeTint="FF" w:themeShade="FF"/>
          <w:lang w:val="en-GB"/>
        </w:rPr>
        <w:t>LO6-2</w:t>
      </w:r>
      <w:r w:rsidRPr="7449E066" w:rsidR="11AA80C4">
        <w:rPr>
          <w:rFonts w:ascii="Arial" w:hAnsi="Arial" w:eastAsia="Arial" w:cs="Arial" w:asciiTheme="minorAscii" w:hAnsiTheme="minorAscii" w:eastAsiaTheme="minorAscii" w:cstheme="minorAscii"/>
          <w:color w:val="000000" w:themeColor="text2" w:themeTint="FF" w:themeShade="FF"/>
          <w:lang w:val="en-GB"/>
        </w:rPr>
        <w:t xml:space="preserve"> </w:t>
      </w:r>
      <w:r w:rsidRPr="7449E066" w:rsidR="11AA80C4">
        <w:rPr>
          <w:rStyle w:val="normaltextrun"/>
          <w:rFonts w:ascii="Arial" w:hAnsi="Arial" w:eastAsia="Arial" w:cs="Arial" w:asciiTheme="minorAscii" w:hAnsiTheme="minorAscii" w:eastAsiaTheme="minorAscii" w:cstheme="minorAscii"/>
          <w:color w:val="FF8600"/>
          <w:lang w:val="en-GB"/>
        </w:rPr>
        <w:t>I can explain different malware types, their behaviour, and signs that my device has been infected.</w:t>
      </w:r>
    </w:p>
    <w:p w:rsidR="3D7617E5" w:rsidP="7449E066" w:rsidRDefault="3D7617E5" w14:paraId="6BA7FE57" w14:textId="556B2978">
      <w:pPr>
        <w:ind w:left="345"/>
        <w:jc w:val="both"/>
        <w:rPr>
          <w:rFonts w:ascii="Arial" w:hAnsi="Arial" w:eastAsia="Arial" w:cs="Arial" w:asciiTheme="minorAscii" w:hAnsiTheme="minorAscii" w:eastAsiaTheme="minorAscii" w:cstheme="minorAscii"/>
          <w:color w:val="00B0F0"/>
          <w:lang w:val="en-GB"/>
        </w:rPr>
      </w:pPr>
      <w:r w:rsidRPr="7449E066" w:rsidR="11AA80C4">
        <w:rPr>
          <w:rStyle w:val="normaltextrun"/>
          <w:rFonts w:ascii="Arial" w:hAnsi="Arial" w:eastAsia="Arial" w:cs="Arial" w:asciiTheme="minorAscii" w:hAnsiTheme="minorAscii" w:eastAsiaTheme="minorAscii" w:cstheme="minorAscii"/>
          <w:b w:val="1"/>
          <w:bCs w:val="1"/>
          <w:color w:val="000000" w:themeColor="text2" w:themeTint="FF" w:themeShade="FF"/>
          <w:lang w:val="en-GB"/>
        </w:rPr>
        <w:t>LO6-3</w:t>
      </w:r>
      <w:r w:rsidRPr="7449E066" w:rsidR="11AA80C4">
        <w:rPr>
          <w:rFonts w:ascii="Arial" w:hAnsi="Arial" w:eastAsia="Arial" w:cs="Arial" w:asciiTheme="minorAscii" w:hAnsiTheme="minorAscii" w:eastAsiaTheme="minorAscii" w:cstheme="minorAscii"/>
          <w:color w:val="000000" w:themeColor="text2" w:themeTint="FF" w:themeShade="FF"/>
          <w:lang w:val="en-GB"/>
        </w:rPr>
        <w:t xml:space="preserve"> </w:t>
      </w:r>
      <w:r w:rsidRPr="7449E066" w:rsidR="11AA80C4">
        <w:rPr>
          <w:rStyle w:val="normaltextrun"/>
          <w:rFonts w:ascii="Arial" w:hAnsi="Arial" w:eastAsia="Arial" w:cs="Arial" w:asciiTheme="minorAscii" w:hAnsiTheme="minorAscii" w:eastAsiaTheme="minorAscii" w:cstheme="minorAscii"/>
          <w:color w:val="FFDE00"/>
          <w:lang w:val="en-GB"/>
        </w:rPr>
        <w:t>I can demonstrate</w:t>
      </w:r>
      <w:r w:rsidRPr="7449E066" w:rsidR="11AA80C4">
        <w:rPr>
          <w:rFonts w:ascii="Arial" w:hAnsi="Arial" w:eastAsia="Arial" w:cs="Arial" w:asciiTheme="minorAscii" w:hAnsiTheme="minorAscii" w:eastAsiaTheme="minorAscii" w:cstheme="minorAscii"/>
          <w:color w:val="FFDE00"/>
          <w:lang w:val="en-GB"/>
        </w:rPr>
        <w:t xml:space="preserve"> </w:t>
      </w:r>
      <w:r w:rsidRPr="7449E066" w:rsidR="11AA80C4">
        <w:rPr>
          <w:rStyle w:val="normaltextrun"/>
          <w:rFonts w:ascii="Arial" w:hAnsi="Arial" w:eastAsia="Arial" w:cs="Arial" w:asciiTheme="minorAscii" w:hAnsiTheme="minorAscii" w:eastAsiaTheme="minorAscii" w:cstheme="minorAscii"/>
          <w:color w:val="FFDE00"/>
          <w:lang w:val="en-GB"/>
        </w:rPr>
        <w:t xml:space="preserve">ways to protect against malware infections in given scenarios </w:t>
      </w:r>
      <w:r w:rsidRPr="7449E066" w:rsidR="11AA80C4">
        <w:rPr>
          <w:rFonts w:ascii="Arial" w:hAnsi="Arial" w:eastAsia="Arial" w:cs="Arial" w:asciiTheme="minorAscii" w:hAnsiTheme="minorAscii" w:eastAsiaTheme="minorAscii" w:cstheme="minorAscii"/>
          <w:color w:val="00B0F0"/>
          <w:lang w:val="en-GB"/>
        </w:rPr>
        <w:t>and justify why I made those choices.</w:t>
      </w:r>
    </w:p>
    <w:p w:rsidR="65F411C7" w:rsidP="7449E066" w:rsidRDefault="65F411C7" w14:paraId="38BDEF0A" w14:textId="1445B839">
      <w:pPr>
        <w:pStyle w:val="BodyText"/>
        <w:spacing w:line="240" w:lineRule="auto"/>
        <w:jc w:val="both"/>
        <w:rPr>
          <w:rFonts w:ascii="Arial" w:hAnsi="Arial" w:eastAsia="Arial" w:cs="Arial" w:asciiTheme="minorAscii" w:hAnsiTheme="minorAscii" w:eastAsiaTheme="minorAscii" w:cstheme="minorAscii"/>
          <w:b w:val="1"/>
          <w:bCs w:val="1"/>
          <w:lang w:val="en-GB"/>
        </w:rPr>
      </w:pPr>
    </w:p>
    <w:p w:rsidR="3D7617E5" w:rsidP="7449E066" w:rsidRDefault="3D7617E5" w14:paraId="32A0CCE4" w14:textId="29FDA04A">
      <w:pPr>
        <w:jc w:val="both"/>
        <w:rPr>
          <w:rFonts w:ascii="Arial" w:hAnsi="Arial" w:eastAsia="Arial" w:cs="Arial" w:asciiTheme="minorAscii" w:hAnsiTheme="minorAscii" w:eastAsiaTheme="minorAscii" w:cstheme="minorAscii"/>
          <w:b w:val="0"/>
          <w:bCs w:val="0"/>
          <w:i w:val="0"/>
          <w:iCs w:val="0"/>
          <w:noProof w:val="0"/>
          <w:sz w:val="32"/>
          <w:szCs w:val="32"/>
          <w:lang w:val="en-GB"/>
        </w:rPr>
      </w:pPr>
      <w:r w:rsidRPr="7449E066" w:rsidR="4DA17ECE">
        <w:rPr>
          <w:rFonts w:ascii="Arial" w:hAnsi="Arial" w:eastAsia="Arial" w:cs="Arial" w:asciiTheme="minorAscii" w:hAnsiTheme="minorAscii" w:eastAsiaTheme="minorAscii" w:cstheme="minorAscii"/>
          <w:b w:val="1"/>
          <w:bCs w:val="1"/>
          <w:i w:val="0"/>
          <w:iCs w:val="0"/>
          <w:noProof w:val="0"/>
          <w:sz w:val="32"/>
          <w:szCs w:val="32"/>
          <w:lang w:val="en-GB"/>
        </w:rPr>
        <w:t>Module structure:</w:t>
      </w:r>
    </w:p>
    <w:p w:rsidR="3D7617E5" w:rsidP="7449E066" w:rsidRDefault="3D7617E5" w14:paraId="7F50DA93" w14:textId="64E1ECC6">
      <w:pPr>
        <w:spacing w:before="240" w:after="240"/>
        <w:rPr>
          <w:rFonts w:ascii="Arial" w:hAnsi="Arial" w:eastAsia="Arial" w:cs="Arial" w:asciiTheme="minorAscii" w:hAnsiTheme="minorAscii" w:eastAsiaTheme="minorAscii" w:cstheme="minorAscii"/>
          <w:b w:val="0"/>
          <w:bCs w:val="0"/>
          <w:i w:val="0"/>
          <w:iCs w:val="0"/>
          <w:noProof w:val="0"/>
          <w:sz w:val="28"/>
          <w:szCs w:val="28"/>
          <w:lang w:val="en-US"/>
        </w:rPr>
      </w:pPr>
      <w:r w:rsidRPr="7449E066" w:rsidR="4228D5C1">
        <w:rPr>
          <w:rFonts w:ascii="Arial" w:hAnsi="Arial" w:eastAsia="Arial" w:cs="Arial" w:asciiTheme="minorAscii" w:hAnsiTheme="minorAscii" w:eastAsiaTheme="minorAscii" w:cstheme="minorAscii"/>
          <w:b w:val="0"/>
          <w:bCs w:val="0"/>
          <w:i w:val="0"/>
          <w:iCs w:val="0"/>
          <w:noProof w:val="0"/>
          <w:sz w:val="24"/>
          <w:szCs w:val="24"/>
          <w:lang w:val="en-GB"/>
        </w:rPr>
        <w:t>This module is divided into four Parts. Each part has goals, activities, and assessment moments. Activities can be used as a full lesson or standalone tasks.</w:t>
      </w:r>
      <w:r w:rsidRPr="7449E066" w:rsidR="4228D5C1">
        <w:rPr>
          <w:rFonts w:ascii="Arial" w:hAnsi="Arial" w:eastAsia="Arial" w:cs="Arial" w:asciiTheme="minorAscii" w:hAnsiTheme="minorAscii" w:eastAsiaTheme="minorAscii" w:cstheme="minorAscii"/>
          <w:b w:val="0"/>
          <w:bCs w:val="0"/>
          <w:i w:val="0"/>
          <w:iCs w:val="0"/>
          <w:noProof w:val="0"/>
          <w:sz w:val="28"/>
          <w:szCs w:val="28"/>
          <w:lang w:val="en-GB"/>
        </w:rPr>
        <w:t xml:space="preserve"> </w:t>
      </w:r>
    </w:p>
    <w:p w:rsidR="3D7617E5" w:rsidP="7449E066" w:rsidRDefault="3D7617E5" w14:paraId="0204420A" w14:textId="4E0D8EE8">
      <w:pPr>
        <w:jc w:val="both"/>
        <w:rPr>
          <w:rFonts w:ascii="Arial" w:hAnsi="Arial" w:eastAsia="Arial" w:cs="Arial" w:asciiTheme="minorAscii" w:hAnsiTheme="minorAscii" w:eastAsiaTheme="minorAscii" w:cstheme="minorAscii"/>
          <w:b w:val="0"/>
          <w:bCs w:val="0"/>
          <w:color w:val="000000" w:themeColor="text2" w:themeTint="FF" w:themeShade="FF"/>
          <w:sz w:val="28"/>
          <w:szCs w:val="28"/>
          <w:lang w:val="en-GB"/>
        </w:rPr>
      </w:pPr>
      <w:r w:rsidRPr="7449E066" w:rsidR="7E4F059F">
        <w:rPr>
          <w:rFonts w:ascii="Arial" w:hAnsi="Arial" w:eastAsia="Arial" w:cs="Arial" w:asciiTheme="minorAscii" w:hAnsiTheme="minorAscii" w:eastAsiaTheme="minorAscii" w:cstheme="minorAscii"/>
          <w:b w:val="1"/>
          <w:bCs w:val="1"/>
          <w:color w:val="000000" w:themeColor="text2" w:themeTint="FF" w:themeShade="FF"/>
          <w:sz w:val="28"/>
          <w:szCs w:val="28"/>
          <w:lang w:val="en-GB"/>
        </w:rPr>
        <w:t>P</w:t>
      </w:r>
      <w:r w:rsidRPr="7449E066" w:rsidR="7E4F059F">
        <w:rPr>
          <w:rFonts w:ascii="Arial" w:hAnsi="Arial" w:eastAsia="Arial" w:cs="Arial" w:asciiTheme="minorAscii" w:hAnsiTheme="minorAscii" w:eastAsiaTheme="minorAscii" w:cstheme="minorAscii"/>
          <w:b w:val="1"/>
          <w:bCs w:val="1"/>
          <w:color w:val="000000" w:themeColor="text2" w:themeTint="FF" w:themeShade="FF"/>
          <w:sz w:val="28"/>
          <w:szCs w:val="28"/>
          <w:lang w:val="en-GB"/>
        </w:rPr>
        <w:t xml:space="preserve">art </w:t>
      </w:r>
      <w:r w:rsidRPr="7449E066" w:rsidR="7E4F059F">
        <w:rPr>
          <w:rFonts w:ascii="Arial" w:hAnsi="Arial" w:eastAsia="Arial" w:cs="Arial" w:asciiTheme="minorAscii" w:hAnsiTheme="minorAscii" w:eastAsiaTheme="minorAscii" w:cstheme="minorAscii"/>
          <w:b w:val="1"/>
          <w:bCs w:val="1"/>
          <w:color w:val="000000" w:themeColor="text2" w:themeTint="FF" w:themeShade="FF"/>
          <w:sz w:val="28"/>
          <w:szCs w:val="28"/>
          <w:lang w:val="en-GB"/>
        </w:rPr>
        <w:t xml:space="preserve">1: </w:t>
      </w:r>
      <w:r w:rsidRPr="7449E066" w:rsidR="7E4F059F">
        <w:rPr>
          <w:rFonts w:ascii="Arial" w:hAnsi="Arial" w:eastAsia="Arial" w:cs="Arial" w:asciiTheme="minorAscii" w:hAnsiTheme="minorAscii" w:eastAsiaTheme="minorAscii" w:cstheme="minorAscii"/>
          <w:b w:val="0"/>
          <w:bCs w:val="0"/>
          <w:color w:val="000000" w:themeColor="text2" w:themeTint="FF" w:themeShade="FF"/>
          <w:sz w:val="28"/>
          <w:szCs w:val="28"/>
          <w:lang w:val="en-GB"/>
        </w:rPr>
        <w:t>What is malware?</w:t>
      </w:r>
    </w:p>
    <w:p w:rsidR="0216DDB6" w:rsidP="7449E066" w:rsidRDefault="0216DDB6" w14:paraId="0E0BE1ED" w14:textId="601A9A49">
      <w:pPr>
        <w:jc w:val="both"/>
        <w:rPr>
          <w:rFonts w:ascii="Arial" w:hAnsi="Arial" w:eastAsia="Arial" w:cs="Arial" w:asciiTheme="minorAscii" w:hAnsiTheme="minorAscii" w:eastAsiaTheme="minorAscii" w:cstheme="minorAscii"/>
          <w:b w:val="0"/>
          <w:bCs w:val="0"/>
          <w:color w:val="000000" w:themeColor="text2" w:themeTint="FF" w:themeShade="FF"/>
          <w:sz w:val="28"/>
          <w:szCs w:val="28"/>
          <w:lang w:val="en-GB"/>
        </w:rPr>
      </w:pPr>
    </w:p>
    <w:p w:rsidR="3D7617E5" w:rsidP="7449E066" w:rsidRDefault="3D7617E5" w14:paraId="33083C7E" w14:textId="5C26E04F">
      <w:pPr>
        <w:jc w:val="both"/>
        <w:rPr>
          <w:rFonts w:ascii="Arial" w:hAnsi="Arial" w:eastAsia="Arial" w:cs="Arial" w:asciiTheme="minorAscii" w:hAnsiTheme="minorAscii" w:eastAsiaTheme="minorAscii" w:cstheme="minorAscii"/>
          <w:b w:val="0"/>
          <w:bCs w:val="0"/>
          <w:color w:val="000000" w:themeColor="text2" w:themeTint="FF" w:themeShade="FF"/>
          <w:sz w:val="28"/>
          <w:szCs w:val="28"/>
          <w:lang w:val="en-GB"/>
        </w:rPr>
      </w:pPr>
      <w:r w:rsidRPr="7449E066" w:rsidR="2F2FF064">
        <w:rPr>
          <w:rFonts w:ascii="Arial" w:hAnsi="Arial" w:eastAsia="Arial" w:cs="Arial" w:asciiTheme="minorAscii" w:hAnsiTheme="minorAscii" w:eastAsiaTheme="minorAscii" w:cstheme="minorAscii"/>
          <w:b w:val="1"/>
          <w:bCs w:val="1"/>
          <w:color w:val="000000" w:themeColor="text2" w:themeTint="FF" w:themeShade="FF"/>
          <w:sz w:val="28"/>
          <w:szCs w:val="28"/>
          <w:lang w:val="en-GB"/>
        </w:rPr>
        <w:t xml:space="preserve">Part 2: </w:t>
      </w:r>
      <w:r w:rsidRPr="7449E066" w:rsidR="2F2FF064">
        <w:rPr>
          <w:rFonts w:ascii="Arial" w:hAnsi="Arial" w:eastAsia="Arial" w:cs="Arial" w:asciiTheme="minorAscii" w:hAnsiTheme="minorAscii" w:eastAsiaTheme="minorAscii" w:cstheme="minorAscii"/>
          <w:b w:val="0"/>
          <w:bCs w:val="0"/>
          <w:color w:val="000000" w:themeColor="text2" w:themeTint="FF" w:themeShade="FF"/>
          <w:sz w:val="28"/>
          <w:szCs w:val="28"/>
          <w:lang w:val="en-GB"/>
        </w:rPr>
        <w:t>Malware types</w:t>
      </w:r>
    </w:p>
    <w:p w:rsidR="0216DDB6" w:rsidP="7449E066" w:rsidRDefault="0216DDB6" w14:paraId="26CCD25F" w14:textId="0F4FC185">
      <w:pPr>
        <w:jc w:val="both"/>
        <w:rPr>
          <w:rFonts w:ascii="Arial" w:hAnsi="Arial" w:eastAsia="Arial" w:cs="Arial" w:asciiTheme="minorAscii" w:hAnsiTheme="minorAscii" w:eastAsiaTheme="minorAscii" w:cstheme="minorAscii"/>
          <w:b w:val="0"/>
          <w:bCs w:val="0"/>
          <w:color w:val="000000" w:themeColor="text2" w:themeTint="FF" w:themeShade="FF"/>
          <w:sz w:val="28"/>
          <w:szCs w:val="28"/>
          <w:lang w:val="en-GB"/>
        </w:rPr>
      </w:pPr>
    </w:p>
    <w:p w:rsidR="3D7617E5" w:rsidP="7449E066" w:rsidRDefault="3D7617E5" w14:paraId="465522DD" w14:textId="4A19A213">
      <w:pPr>
        <w:jc w:val="both"/>
        <w:rPr>
          <w:rFonts w:ascii="Arial" w:hAnsi="Arial" w:eastAsia="Arial" w:cs="Arial" w:asciiTheme="minorAscii" w:hAnsiTheme="minorAscii" w:eastAsiaTheme="minorAscii" w:cstheme="minorAscii"/>
          <w:b w:val="0"/>
          <w:bCs w:val="0"/>
          <w:color w:val="000000" w:themeColor="text2" w:themeTint="FF" w:themeShade="FF"/>
          <w:sz w:val="28"/>
          <w:szCs w:val="28"/>
          <w:lang w:val="en-GB"/>
        </w:rPr>
      </w:pPr>
      <w:r w:rsidRPr="7449E066" w:rsidR="2F2FF064">
        <w:rPr>
          <w:rFonts w:ascii="Arial" w:hAnsi="Arial" w:eastAsia="Arial" w:cs="Arial" w:asciiTheme="minorAscii" w:hAnsiTheme="minorAscii" w:eastAsiaTheme="minorAscii" w:cstheme="minorAscii"/>
          <w:b w:val="1"/>
          <w:bCs w:val="1"/>
          <w:color w:val="000000" w:themeColor="text2" w:themeTint="FF" w:themeShade="FF"/>
          <w:sz w:val="28"/>
          <w:szCs w:val="28"/>
          <w:lang w:val="en-GB"/>
        </w:rPr>
        <w:t xml:space="preserve">Part 3: </w:t>
      </w:r>
      <w:r w:rsidRPr="7449E066" w:rsidR="2F2FF064">
        <w:rPr>
          <w:rFonts w:ascii="Arial" w:hAnsi="Arial" w:eastAsia="Arial" w:cs="Arial" w:asciiTheme="minorAscii" w:hAnsiTheme="minorAscii" w:eastAsiaTheme="minorAscii" w:cstheme="minorAscii"/>
          <w:b w:val="0"/>
          <w:bCs w:val="0"/>
          <w:color w:val="000000" w:themeColor="text2" w:themeTint="FF" w:themeShade="FF"/>
          <w:sz w:val="28"/>
          <w:szCs w:val="28"/>
          <w:lang w:val="en-GB"/>
        </w:rPr>
        <w:t>Recognising malware</w:t>
      </w:r>
    </w:p>
    <w:p w:rsidR="0216DDB6" w:rsidP="7449E066" w:rsidRDefault="0216DDB6" w14:paraId="0DC1DE67" w14:textId="6EE5B9C1">
      <w:pPr>
        <w:jc w:val="both"/>
        <w:rPr>
          <w:rFonts w:ascii="Arial" w:hAnsi="Arial" w:eastAsia="Arial" w:cs="Arial" w:asciiTheme="minorAscii" w:hAnsiTheme="minorAscii" w:eastAsiaTheme="minorAscii" w:cstheme="minorAscii"/>
          <w:b w:val="0"/>
          <w:bCs w:val="0"/>
          <w:color w:val="000000" w:themeColor="text2" w:themeTint="FF" w:themeShade="FF"/>
          <w:sz w:val="28"/>
          <w:szCs w:val="28"/>
          <w:lang w:val="en-GB"/>
        </w:rPr>
      </w:pPr>
    </w:p>
    <w:p w:rsidR="3D7617E5" w:rsidP="7449E066" w:rsidRDefault="3D7617E5" w14:paraId="68FDF5EB" w14:textId="095FEE93">
      <w:pPr>
        <w:jc w:val="both"/>
        <w:rPr>
          <w:rFonts w:ascii="Arial" w:hAnsi="Arial" w:eastAsia="Arial" w:cs="Arial" w:asciiTheme="minorAscii" w:hAnsiTheme="minorAscii" w:eastAsiaTheme="minorAscii" w:cstheme="minorAscii"/>
          <w:b w:val="1"/>
          <w:bCs w:val="1"/>
          <w:color w:val="000000" w:themeColor="text2"/>
          <w:sz w:val="28"/>
          <w:szCs w:val="28"/>
          <w:lang w:val="en-GB"/>
        </w:rPr>
      </w:pPr>
      <w:r w:rsidRPr="7449E066" w:rsidR="2F2FF064">
        <w:rPr>
          <w:rFonts w:ascii="Arial" w:hAnsi="Arial" w:eastAsia="Arial" w:cs="Arial" w:asciiTheme="minorAscii" w:hAnsiTheme="minorAscii" w:eastAsiaTheme="minorAscii" w:cstheme="minorAscii"/>
          <w:b w:val="1"/>
          <w:bCs w:val="1"/>
          <w:color w:val="000000" w:themeColor="text2" w:themeTint="FF" w:themeShade="FF"/>
          <w:sz w:val="28"/>
          <w:szCs w:val="28"/>
          <w:lang w:val="en-GB"/>
        </w:rPr>
        <w:t xml:space="preserve">Part 4: </w:t>
      </w:r>
      <w:r w:rsidRPr="7449E066" w:rsidR="2F2FF064">
        <w:rPr>
          <w:rFonts w:ascii="Arial" w:hAnsi="Arial" w:eastAsia="Arial" w:cs="Arial" w:asciiTheme="minorAscii" w:hAnsiTheme="minorAscii" w:eastAsiaTheme="minorAscii" w:cstheme="minorAscii"/>
          <w:b w:val="0"/>
          <w:bCs w:val="0"/>
          <w:color w:val="000000" w:themeColor="text2" w:themeTint="FF" w:themeShade="FF"/>
          <w:sz w:val="28"/>
          <w:szCs w:val="28"/>
          <w:lang w:val="en-GB"/>
        </w:rPr>
        <w:t>Protection measures against malware</w:t>
      </w:r>
    </w:p>
    <w:p w:rsidR="65F411C7" w:rsidP="7449E066" w:rsidRDefault="65F411C7" w14:paraId="35FCB7F7" w14:textId="5B92FDED">
      <w:pPr>
        <w:jc w:val="both"/>
        <w:rPr>
          <w:rFonts w:ascii="Arial" w:hAnsi="Arial" w:eastAsia="Arial" w:cs="Arial" w:asciiTheme="minorAscii" w:hAnsiTheme="minorAscii" w:eastAsiaTheme="minorAscii" w:cstheme="minorAscii"/>
          <w:b w:val="1"/>
          <w:bCs w:val="1"/>
          <w:color w:val="000000" w:themeColor="text2"/>
          <w:sz w:val="28"/>
          <w:szCs w:val="28"/>
          <w:lang w:val="en-GB"/>
        </w:rPr>
      </w:pPr>
    </w:p>
    <w:p w:rsidR="3D7617E5" w:rsidP="7449E066" w:rsidRDefault="3D7617E5" w14:paraId="20F6D2D7" w14:textId="04AB2161">
      <w:pPr>
        <w:jc w:val="both"/>
        <w:rPr>
          <w:rFonts w:ascii="Arial" w:hAnsi="Arial" w:eastAsia="Arial" w:cs="Arial" w:asciiTheme="minorAscii" w:hAnsiTheme="minorAscii" w:eastAsiaTheme="minorAscii" w:cstheme="minorAscii"/>
          <w:color w:val="000000" w:themeColor="text2"/>
          <w:lang w:val="en-GB"/>
        </w:rPr>
      </w:pPr>
      <w:r w:rsidRPr="7449E066" w:rsidR="11AA80C4">
        <w:rPr>
          <w:rFonts w:ascii="Arial" w:hAnsi="Arial" w:eastAsia="Arial" w:cs="Arial" w:asciiTheme="minorAscii" w:hAnsiTheme="minorAscii" w:eastAsiaTheme="minorAscii" w:cstheme="minorAscii"/>
          <w:color w:val="000000" w:themeColor="text2" w:themeTint="FF" w:themeShade="FF"/>
          <w:lang w:val="en-GB"/>
        </w:rPr>
        <w:t>_______________________________________________________</w:t>
      </w:r>
    </w:p>
    <w:p w:rsidR="65F411C7" w:rsidP="7449E066" w:rsidRDefault="65F411C7" w14:paraId="49616923" w14:textId="21017496">
      <w:pPr>
        <w:jc w:val="both"/>
        <w:rPr>
          <w:rFonts w:ascii="Arial" w:hAnsi="Arial" w:eastAsia="Arial" w:cs="Arial" w:asciiTheme="minorAscii" w:hAnsiTheme="minorAscii" w:eastAsiaTheme="minorAscii" w:cstheme="minorAscii"/>
          <w:color w:val="000000" w:themeColor="text2"/>
          <w:lang w:val="en-GB"/>
        </w:rPr>
      </w:pPr>
    </w:p>
    <w:p w:rsidR="3D7617E5" w:rsidP="7449E066" w:rsidRDefault="3D7617E5" w14:paraId="7588A9FE" w14:textId="3B32ED2A">
      <w:pPr>
        <w:jc w:val="both"/>
        <w:rPr>
          <w:rFonts w:ascii="Arial" w:hAnsi="Arial" w:eastAsia="Arial" w:cs="Arial" w:asciiTheme="minorAscii" w:hAnsiTheme="minorAscii" w:eastAsiaTheme="minorAscii" w:cstheme="minorAscii"/>
          <w:b w:val="1"/>
          <w:bCs w:val="1"/>
          <w:color w:val="000000" w:themeColor="text2"/>
          <w:sz w:val="28"/>
          <w:szCs w:val="28"/>
          <w:lang w:val="en-GB"/>
        </w:rPr>
      </w:pPr>
      <w:r w:rsidRPr="7449E066" w:rsidR="11AA80C4">
        <w:rPr>
          <w:rFonts w:ascii="Arial" w:hAnsi="Arial" w:eastAsia="Arial" w:cs="Arial" w:asciiTheme="minorAscii" w:hAnsiTheme="minorAscii" w:eastAsiaTheme="minorAscii" w:cstheme="minorAscii"/>
          <w:b w:val="1"/>
          <w:bCs w:val="1"/>
          <w:color w:val="000000" w:themeColor="text2" w:themeTint="FF" w:themeShade="FF"/>
          <w:sz w:val="28"/>
          <w:szCs w:val="28"/>
          <w:lang w:val="en-GB"/>
        </w:rPr>
        <w:t>Part 1: What is malware?</w:t>
      </w:r>
    </w:p>
    <w:p w:rsidR="65F411C7" w:rsidP="7449E066" w:rsidRDefault="65F411C7" w14:paraId="1E7DD755" w14:textId="6D40470A">
      <w:pPr>
        <w:jc w:val="both"/>
        <w:rPr>
          <w:rFonts w:ascii="Arial" w:hAnsi="Arial" w:eastAsia="Arial" w:cs="Arial" w:asciiTheme="minorAscii" w:hAnsiTheme="minorAscii" w:eastAsiaTheme="minorAscii" w:cstheme="minorAscii"/>
          <w:color w:val="000000" w:themeColor="text2"/>
          <w:lang w:val="en-GB"/>
        </w:rPr>
      </w:pPr>
    </w:p>
    <w:p w:rsidR="65F411C7" w:rsidP="7449E066" w:rsidRDefault="65F411C7" w14:paraId="16301CF0" w14:textId="5661E93C">
      <w:pPr>
        <w:pStyle w:val="Normal"/>
        <w:ind w:left="0"/>
        <w:jc w:val="both"/>
        <w:rPr>
          <w:rFonts w:ascii="Arial" w:hAnsi="Arial" w:eastAsia="Arial" w:cs="Arial" w:asciiTheme="minorAscii" w:hAnsiTheme="minorAscii" w:eastAsiaTheme="minorAscii" w:cstheme="minorAscii"/>
          <w:color w:val="auto"/>
          <w:lang w:val="en-GB"/>
        </w:rPr>
      </w:pPr>
      <w:r w:rsidRPr="7449E066" w:rsidR="2F2FF064">
        <w:rPr>
          <w:rFonts w:ascii="Arial" w:hAnsi="Arial" w:eastAsia="Arial" w:cs="Arial" w:asciiTheme="minorAscii" w:hAnsiTheme="minorAscii" w:eastAsiaTheme="minorAscii" w:cstheme="minorAscii"/>
          <w:b w:val="1"/>
          <w:bCs w:val="1"/>
          <w:color w:val="000000" w:themeColor="text2" w:themeTint="FF" w:themeShade="FF"/>
          <w:lang w:val="en-GB"/>
        </w:rPr>
        <w:t>Goal:</w:t>
      </w:r>
      <w:r w:rsidRPr="7449E066" w:rsidR="2F2FF064">
        <w:rPr>
          <w:rFonts w:ascii="Arial" w:hAnsi="Arial" w:eastAsia="Arial" w:cs="Arial" w:asciiTheme="minorAscii" w:hAnsiTheme="minorAscii" w:eastAsiaTheme="minorAscii" w:cstheme="minorAscii"/>
          <w:color w:val="000000" w:themeColor="text2" w:themeTint="FF" w:themeShade="FF"/>
          <w:lang w:val="en-GB"/>
        </w:rPr>
        <w:t xml:space="preserve"> </w:t>
      </w:r>
      <w:r w:rsidRPr="7449E066" w:rsidR="6597A31C">
        <w:rPr>
          <w:rFonts w:ascii="Arial" w:hAnsi="Arial" w:eastAsia="Arial" w:cs="Arial" w:asciiTheme="minorAscii" w:hAnsiTheme="minorAscii" w:eastAsiaTheme="minorAscii" w:cstheme="minorAscii"/>
          <w:color w:val="000000" w:themeColor="text2" w:themeTint="FF" w:themeShade="FF"/>
          <w:lang w:val="en-GB"/>
        </w:rPr>
        <w:t>To h</w:t>
      </w:r>
      <w:r w:rsidRPr="7449E066" w:rsidR="2F2FF064">
        <w:rPr>
          <w:rFonts w:ascii="Arial" w:hAnsi="Arial" w:eastAsia="Arial" w:cs="Arial" w:asciiTheme="minorAscii" w:hAnsiTheme="minorAscii" w:eastAsiaTheme="minorAscii" w:cstheme="minorAscii"/>
          <w:color w:val="000000" w:themeColor="text2" w:themeTint="FF" w:themeShade="FF"/>
          <w:lang w:val="en-GB"/>
        </w:rPr>
        <w:t>elp students</w:t>
      </w:r>
      <w:r w:rsidRPr="7449E066" w:rsidR="51EACB7A">
        <w:rPr>
          <w:rFonts w:ascii="Arial" w:hAnsi="Arial" w:eastAsia="Arial" w:cs="Arial" w:asciiTheme="minorAscii" w:hAnsiTheme="minorAscii" w:eastAsiaTheme="minorAscii" w:cstheme="minorAscii"/>
          <w:color w:val="000000" w:themeColor="text2" w:themeTint="FF" w:themeShade="FF"/>
          <w:lang w:val="en-GB"/>
        </w:rPr>
        <w:t xml:space="preserve"> </w:t>
      </w:r>
      <w:r w:rsidRPr="7449E066" w:rsidR="2F2FF064">
        <w:rPr>
          <w:rFonts w:ascii="Arial" w:hAnsi="Arial" w:eastAsia="Arial" w:cs="Arial" w:asciiTheme="minorAscii" w:hAnsiTheme="minorAscii" w:eastAsiaTheme="minorAscii" w:cstheme="minorAscii"/>
          <w:color w:val="000000" w:themeColor="text2" w:themeTint="FF" w:themeShade="FF"/>
          <w:lang w:val="en-GB"/>
        </w:rPr>
        <w:t>understand</w:t>
      </w:r>
      <w:r w:rsidRPr="7449E066" w:rsidR="3DC6E9DB">
        <w:rPr>
          <w:rStyle w:val="normaltextrun"/>
          <w:rFonts w:ascii="Arial" w:hAnsi="Arial" w:eastAsia="Arial" w:cs="Arial" w:asciiTheme="minorAscii" w:hAnsiTheme="minorAscii" w:eastAsiaTheme="minorAscii" w:cstheme="minorAscii"/>
          <w:color w:val="FF0000"/>
          <w:lang w:val="en-GB"/>
        </w:rPr>
        <w:t xml:space="preserve"> </w:t>
      </w:r>
      <w:r w:rsidRPr="7449E066" w:rsidR="3DC6E9DB">
        <w:rPr>
          <w:rStyle w:val="normaltextrun"/>
          <w:rFonts w:ascii="Arial" w:hAnsi="Arial" w:eastAsia="Arial" w:cs="Arial" w:asciiTheme="minorAscii" w:hAnsiTheme="minorAscii" w:eastAsiaTheme="minorAscii" w:cstheme="minorAscii"/>
          <w:color w:val="auto"/>
          <w:lang w:val="en-GB"/>
        </w:rPr>
        <w:t>what malwar</w:t>
      </w:r>
      <w:r w:rsidRPr="7449E066" w:rsidR="3DC6E9DB">
        <w:rPr>
          <w:rStyle w:val="normaltextrun"/>
          <w:rFonts w:ascii="Arial" w:hAnsi="Arial" w:eastAsia="Arial" w:cs="Arial" w:asciiTheme="minorAscii" w:hAnsiTheme="minorAscii" w:eastAsiaTheme="minorAscii" w:cstheme="minorAscii"/>
          <w:color w:val="auto"/>
          <w:lang w:val="en-GB"/>
        </w:rPr>
        <w:t>e is</w:t>
      </w:r>
      <w:r w:rsidRPr="7449E066" w:rsidR="66CACEEA">
        <w:rPr>
          <w:rStyle w:val="normaltextrun"/>
          <w:rFonts w:ascii="Arial" w:hAnsi="Arial" w:eastAsia="Arial" w:cs="Arial" w:asciiTheme="minorAscii" w:hAnsiTheme="minorAscii" w:eastAsiaTheme="minorAscii" w:cstheme="minorAscii"/>
          <w:color w:val="auto"/>
          <w:lang w:val="en-GB"/>
        </w:rPr>
        <w:t xml:space="preserve"> </w:t>
      </w:r>
      <w:r w:rsidRPr="7449E066" w:rsidR="66CACEEA">
        <w:rPr>
          <w:rStyle w:val="normaltextrun"/>
          <w:rFonts w:ascii="Arial" w:hAnsi="Arial" w:eastAsia="Arial" w:cs="Arial" w:asciiTheme="minorAscii" w:hAnsiTheme="minorAscii" w:eastAsiaTheme="minorAscii" w:cstheme="minorAscii"/>
          <w:color w:val="auto"/>
          <w:lang w:val="en-GB"/>
        </w:rPr>
        <w:t xml:space="preserve">and </w:t>
      </w:r>
      <w:r w:rsidRPr="7449E066" w:rsidR="66CACEEA">
        <w:rPr>
          <w:rStyle w:val="normaltextrun"/>
          <w:rFonts w:ascii="Arial" w:hAnsi="Arial" w:eastAsia="Arial" w:cs="Arial" w:asciiTheme="minorAscii" w:hAnsiTheme="minorAscii" w:eastAsiaTheme="minorAscii" w:cstheme="minorAscii"/>
          <w:color w:val="auto"/>
          <w:lang w:val="en-GB"/>
        </w:rPr>
        <w:t>identify</w:t>
      </w:r>
      <w:r w:rsidRPr="7449E066" w:rsidR="66CACEEA">
        <w:rPr>
          <w:rFonts w:ascii="Arial" w:hAnsi="Arial" w:eastAsia="Arial" w:cs="Arial" w:asciiTheme="minorAscii" w:hAnsiTheme="minorAscii" w:eastAsiaTheme="minorAscii" w:cstheme="minorAscii"/>
          <w:color w:val="auto"/>
          <w:lang w:val="en-GB"/>
        </w:rPr>
        <w:t xml:space="preserve"> </w:t>
      </w:r>
      <w:r w:rsidRPr="7449E066" w:rsidR="66CACEEA">
        <w:rPr>
          <w:rStyle w:val="normaltextrun"/>
          <w:rFonts w:ascii="Arial" w:hAnsi="Arial" w:eastAsia="Arial" w:cs="Arial" w:asciiTheme="minorAscii" w:hAnsiTheme="minorAscii" w:eastAsiaTheme="minorAscii" w:cstheme="minorAscii"/>
          <w:color w:val="auto"/>
          <w:lang w:val="en-GB"/>
        </w:rPr>
        <w:t>it in given scenarios</w:t>
      </w:r>
      <w:r w:rsidRPr="7449E066" w:rsidR="3DC6E9DB">
        <w:rPr>
          <w:rStyle w:val="normaltextrun"/>
          <w:rFonts w:ascii="Arial" w:hAnsi="Arial" w:eastAsia="Arial" w:cs="Arial" w:asciiTheme="minorAscii" w:hAnsiTheme="minorAscii" w:eastAsiaTheme="minorAscii" w:cstheme="minorAscii"/>
          <w:color w:val="auto"/>
          <w:lang w:val="en-GB"/>
        </w:rPr>
        <w:t>.</w:t>
      </w:r>
    </w:p>
    <w:p w:rsidR="65F411C7" w:rsidP="7449E066" w:rsidRDefault="65F411C7" w14:paraId="28685E98" w14:textId="2FC5CC48">
      <w:pPr>
        <w:pStyle w:val="Normal"/>
        <w:jc w:val="both"/>
        <w:rPr>
          <w:rFonts w:ascii="Arial" w:hAnsi="Arial" w:eastAsia="Arial" w:cs="Arial" w:asciiTheme="minorAscii" w:hAnsiTheme="minorAscii" w:eastAsiaTheme="minorAscii" w:cstheme="minorAscii"/>
          <w:color w:val="000000" w:themeColor="text2"/>
          <w:lang w:val="en-GB"/>
        </w:rPr>
      </w:pPr>
    </w:p>
    <w:p w:rsidR="3D7617E5" w:rsidP="7449E066" w:rsidRDefault="3D7617E5" w14:paraId="3F9E0985" w14:textId="5DE9A504">
      <w:pPr>
        <w:jc w:val="both"/>
        <w:rPr>
          <w:rFonts w:ascii="Arial" w:hAnsi="Arial" w:eastAsia="Arial" w:cs="Arial" w:asciiTheme="minorAscii" w:hAnsiTheme="minorAscii" w:eastAsiaTheme="minorAscii" w:cstheme="minorAscii"/>
          <w:b w:val="1"/>
          <w:bCs w:val="1"/>
          <w:color w:val="000000" w:themeColor="text2"/>
          <w:lang w:val="en-GB"/>
        </w:rPr>
      </w:pPr>
      <w:r w:rsidRPr="7449E066" w:rsidR="11AA80C4">
        <w:rPr>
          <w:rFonts w:ascii="Arial" w:hAnsi="Arial" w:eastAsia="Arial" w:cs="Arial" w:asciiTheme="minorAscii" w:hAnsiTheme="minorAscii" w:eastAsiaTheme="minorAscii" w:cstheme="minorAscii"/>
          <w:b w:val="1"/>
          <w:bCs w:val="1"/>
          <w:color w:val="000000" w:themeColor="text2" w:themeTint="FF" w:themeShade="FF"/>
          <w:lang w:val="en-GB"/>
        </w:rPr>
        <w:t>Available KidCy resources:</w:t>
      </w:r>
    </w:p>
    <w:p w:rsidR="3D7617E5" w:rsidP="7449E066" w:rsidRDefault="3D7617E5" w14:paraId="45028668" w14:textId="3A70B099">
      <w:pPr>
        <w:pStyle w:val="ListParagraph"/>
        <w:numPr>
          <w:ilvl w:val="0"/>
          <w:numId w:val="36"/>
        </w:numPr>
        <w:jc w:val="both"/>
        <w:rPr>
          <w:rFonts w:ascii="Arial" w:hAnsi="Arial" w:eastAsia="Arial" w:cs="Arial" w:asciiTheme="minorAscii" w:hAnsiTheme="minorAscii" w:eastAsiaTheme="minorAscii" w:cstheme="minorAscii"/>
          <w:color w:val="000000" w:themeColor="text2"/>
          <w:lang w:val="en-GB"/>
        </w:rPr>
      </w:pPr>
      <w:r w:rsidRPr="7449E066" w:rsidR="2F2FF064">
        <w:rPr>
          <w:rFonts w:ascii="Arial" w:hAnsi="Arial" w:eastAsia="Arial" w:cs="Arial" w:asciiTheme="minorAscii" w:hAnsiTheme="minorAscii" w:eastAsiaTheme="minorAscii" w:cstheme="minorAscii"/>
          <w:color w:val="000000" w:themeColor="text2" w:themeTint="FF" w:themeShade="FF"/>
          <w:lang w:val="en-GB"/>
        </w:rPr>
        <w:t>Im</w:t>
      </w:r>
      <w:r w:rsidRPr="7449E066" w:rsidR="2F2FF064">
        <w:rPr>
          <w:rFonts w:ascii="Arial" w:hAnsi="Arial" w:eastAsia="Arial" w:cs="Arial" w:asciiTheme="minorAscii" w:hAnsiTheme="minorAscii" w:eastAsiaTheme="minorAscii" w:cstheme="minorAscii"/>
          <w:color w:val="000000" w:themeColor="text2" w:themeTint="FF" w:themeShade="FF"/>
          <w:lang w:val="en-GB"/>
        </w:rPr>
        <w:t>age</w:t>
      </w:r>
      <w:r w:rsidRPr="7449E066" w:rsidR="2F2FF064">
        <w:rPr>
          <w:rFonts w:ascii="Arial" w:hAnsi="Arial" w:eastAsia="Arial" w:cs="Arial" w:asciiTheme="minorAscii" w:hAnsiTheme="minorAscii" w:eastAsiaTheme="minorAscii" w:cstheme="minorAscii"/>
          <w:color w:val="000000" w:themeColor="text2" w:themeTint="FF" w:themeShade="FF"/>
          <w:lang w:val="en-GB"/>
        </w:rPr>
        <w:t xml:space="preserve"> 6.1.1 </w:t>
      </w:r>
      <w:r w:rsidRPr="7449E066" w:rsidR="2F2FF064">
        <w:rPr>
          <w:rFonts w:ascii="Arial" w:hAnsi="Arial" w:eastAsia="Arial" w:cs="Arial" w:asciiTheme="minorAscii" w:hAnsiTheme="minorAscii" w:eastAsiaTheme="minorAscii" w:cstheme="minorAscii"/>
          <w:color w:val="000000" w:themeColor="text2" w:themeTint="FF" w:themeShade="FF"/>
          <w:lang w:val="en-GB"/>
        </w:rPr>
        <w:t>Malicious + software = malware</w:t>
      </w:r>
    </w:p>
    <w:p w:rsidR="3787FBE2" w:rsidP="7449E066" w:rsidRDefault="3787FBE2" w14:paraId="3C48141F" w14:textId="5EEF0BAD">
      <w:pPr>
        <w:pStyle w:val="ListParagraph"/>
        <w:numPr>
          <w:ilvl w:val="0"/>
          <w:numId w:val="36"/>
        </w:numPr>
        <w:jc w:val="both"/>
        <w:rPr>
          <w:rFonts w:ascii="Arial" w:hAnsi="Arial" w:eastAsia="Arial" w:cs="Arial" w:asciiTheme="minorAscii" w:hAnsiTheme="minorAscii" w:eastAsiaTheme="minorAscii" w:cstheme="minorAscii"/>
          <w:color w:val="000000" w:themeColor="text2"/>
          <w:lang w:val="en-GB"/>
        </w:rPr>
      </w:pPr>
      <w:r w:rsidRPr="7449E066" w:rsidR="5EB5DAC5">
        <w:rPr>
          <w:rFonts w:ascii="Arial" w:hAnsi="Arial" w:eastAsia="Arial" w:cs="Arial" w:asciiTheme="minorAscii" w:hAnsiTheme="minorAscii" w:eastAsiaTheme="minorAscii" w:cstheme="minorAscii"/>
          <w:color w:val="000000" w:themeColor="text2" w:themeTint="FF" w:themeShade="FF"/>
          <w:lang w:val="en-GB"/>
        </w:rPr>
        <w:t xml:space="preserve">Image 6.1.2 </w:t>
      </w:r>
      <w:r w:rsidRPr="7449E066" w:rsidR="483C5598">
        <w:rPr>
          <w:rFonts w:ascii="Arial" w:hAnsi="Arial" w:eastAsia="Arial" w:cs="Arial" w:asciiTheme="minorAscii" w:hAnsiTheme="minorAscii" w:eastAsiaTheme="minorAscii" w:cstheme="minorAscii"/>
          <w:color w:val="000000" w:themeColor="text2" w:themeTint="FF" w:themeShade="FF"/>
          <w:lang w:val="en-GB"/>
        </w:rPr>
        <w:t>What is malicious?</w:t>
      </w:r>
    </w:p>
    <w:p w:rsidR="3D7617E5" w:rsidP="7449E066" w:rsidRDefault="3D7617E5" w14:paraId="6831C3E1" w14:textId="6A3F390A">
      <w:pPr>
        <w:pStyle w:val="ListParagraph"/>
        <w:numPr>
          <w:ilvl w:val="0"/>
          <w:numId w:val="36"/>
        </w:numPr>
        <w:jc w:val="both"/>
        <w:rPr>
          <w:rFonts w:ascii="Arial" w:hAnsi="Arial" w:eastAsia="Arial" w:cs="Arial" w:asciiTheme="minorAscii" w:hAnsiTheme="minorAscii" w:eastAsiaTheme="minorAscii" w:cstheme="minorAscii"/>
          <w:color w:val="000000" w:themeColor="text2"/>
          <w:lang w:val="en-GB"/>
        </w:rPr>
      </w:pPr>
      <w:r w:rsidRPr="7449E066" w:rsidR="7A530E95">
        <w:rPr>
          <w:rFonts w:ascii="Arial" w:hAnsi="Arial" w:eastAsia="Arial" w:cs="Arial" w:asciiTheme="minorAscii" w:hAnsiTheme="minorAscii" w:eastAsiaTheme="minorAscii" w:cstheme="minorAscii"/>
          <w:noProof w:val="0"/>
          <w:sz w:val="24"/>
          <w:szCs w:val="24"/>
          <w:lang w:val="en-GB"/>
        </w:rPr>
        <w:t>KidCy</w:t>
      </w:r>
      <w:r w:rsidRPr="7449E066" w:rsidR="7A530E95">
        <w:rPr>
          <w:rFonts w:ascii="Arial" w:hAnsi="Arial" w:eastAsia="Arial" w:cs="Arial" w:asciiTheme="minorAscii" w:hAnsiTheme="minorAscii" w:eastAsiaTheme="minorAscii" w:cstheme="minorAscii"/>
          <w:noProof w:val="0"/>
          <w:sz w:val="24"/>
          <w:szCs w:val="24"/>
          <w:lang w:val="en-GB"/>
        </w:rPr>
        <w:t xml:space="preserve"> v</w:t>
      </w:r>
      <w:r w:rsidRPr="7449E066" w:rsidR="2F2FF064">
        <w:rPr>
          <w:rFonts w:ascii="Arial" w:hAnsi="Arial" w:eastAsia="Arial" w:cs="Arial" w:asciiTheme="minorAscii" w:hAnsiTheme="minorAscii" w:eastAsiaTheme="minorAscii" w:cstheme="minorAscii"/>
          <w:color w:val="000000" w:themeColor="text2" w:themeTint="FF" w:themeShade="FF"/>
          <w:lang w:val="en-GB"/>
        </w:rPr>
        <w:t>ideo 6.1.</w:t>
      </w:r>
      <w:r w:rsidRPr="7449E066" w:rsidR="42BA4AB3">
        <w:rPr>
          <w:rFonts w:ascii="Arial" w:hAnsi="Arial" w:eastAsia="Arial" w:cs="Arial" w:asciiTheme="minorAscii" w:hAnsiTheme="minorAscii" w:eastAsiaTheme="minorAscii" w:cstheme="minorAscii"/>
          <w:color w:val="000000" w:themeColor="text2" w:themeTint="FF" w:themeShade="FF"/>
          <w:lang w:val="en-GB"/>
        </w:rPr>
        <w:t>3</w:t>
      </w:r>
      <w:r w:rsidRPr="7449E066" w:rsidR="2F2FF064">
        <w:rPr>
          <w:rFonts w:ascii="Arial" w:hAnsi="Arial" w:eastAsia="Arial" w:cs="Arial" w:asciiTheme="minorAscii" w:hAnsiTheme="minorAscii" w:eastAsiaTheme="minorAscii" w:cstheme="minorAscii"/>
          <w:color w:val="000000" w:themeColor="text2" w:themeTint="FF" w:themeShade="FF"/>
          <w:lang w:val="en-GB"/>
        </w:rPr>
        <w:t xml:space="preserve"> </w:t>
      </w:r>
      <w:r w:rsidRPr="7449E066" w:rsidR="2F2FF064">
        <w:rPr>
          <w:rFonts w:ascii="Arial" w:hAnsi="Arial" w:eastAsia="Arial" w:cs="Arial" w:asciiTheme="minorAscii" w:hAnsiTheme="minorAscii" w:eastAsiaTheme="minorAscii" w:cstheme="minorAscii"/>
          <w:color w:val="000000" w:themeColor="text2" w:themeTint="FF" w:themeShade="FF"/>
          <w:lang w:val="en-GB"/>
        </w:rPr>
        <w:t xml:space="preserve">- </w:t>
      </w:r>
      <w:r w:rsidRPr="7449E066" w:rsidR="2F2FF064">
        <w:rPr>
          <w:rFonts w:ascii="Arial" w:hAnsi="Arial" w:eastAsia="Arial" w:cs="Arial" w:asciiTheme="minorAscii" w:hAnsiTheme="minorAscii" w:eastAsiaTheme="minorAscii" w:cstheme="minorAscii"/>
          <w:color w:val="000000" w:themeColor="text2" w:themeTint="FF" w:themeShade="FF"/>
          <w:lang w:val="en-GB"/>
        </w:rPr>
        <w:t>What is malware?</w:t>
      </w:r>
    </w:p>
    <w:p w:rsidR="3D7617E5" w:rsidP="7449E066" w:rsidRDefault="3D7617E5" w14:paraId="6FB93E5C" w14:textId="0B7F5A6A">
      <w:pPr>
        <w:pStyle w:val="ListParagraph"/>
        <w:numPr>
          <w:ilvl w:val="0"/>
          <w:numId w:val="36"/>
        </w:numPr>
        <w:jc w:val="both"/>
        <w:rPr>
          <w:rFonts w:ascii="Arial" w:hAnsi="Arial" w:eastAsia="Arial" w:cs="Arial" w:asciiTheme="minorAscii" w:hAnsiTheme="minorAscii" w:eastAsiaTheme="minorAscii" w:cstheme="minorAscii"/>
          <w:color w:val="000000" w:themeColor="text2"/>
          <w:lang w:val="en-GB"/>
        </w:rPr>
      </w:pPr>
      <w:r w:rsidRPr="7449E066" w:rsidR="2F2FF064">
        <w:rPr>
          <w:rFonts w:ascii="Arial" w:hAnsi="Arial" w:eastAsia="Arial" w:cs="Arial" w:asciiTheme="minorAscii" w:hAnsiTheme="minorAscii" w:eastAsiaTheme="minorAscii" w:cstheme="minorAscii"/>
          <w:color w:val="000000" w:themeColor="text2" w:themeTint="FF" w:themeShade="FF"/>
          <w:lang w:val="en-GB"/>
        </w:rPr>
        <w:t xml:space="preserve">Worksheet </w:t>
      </w:r>
      <w:r w:rsidRPr="7449E066" w:rsidR="2F2FF064">
        <w:rPr>
          <w:rFonts w:ascii="Arial" w:hAnsi="Arial" w:eastAsia="Arial" w:cs="Arial" w:asciiTheme="minorAscii" w:hAnsiTheme="minorAscii" w:eastAsiaTheme="minorAscii" w:cstheme="minorAscii"/>
          <w:color w:val="000000" w:themeColor="text2" w:themeTint="FF" w:themeShade="FF"/>
          <w:lang w:val="en-GB"/>
        </w:rPr>
        <w:t>6.1.</w:t>
      </w:r>
      <w:r w:rsidRPr="7449E066" w:rsidR="32121A3C">
        <w:rPr>
          <w:rFonts w:ascii="Arial" w:hAnsi="Arial" w:eastAsia="Arial" w:cs="Arial" w:asciiTheme="minorAscii" w:hAnsiTheme="minorAscii" w:eastAsiaTheme="minorAscii" w:cstheme="minorAscii"/>
          <w:color w:val="000000" w:themeColor="text2" w:themeTint="FF" w:themeShade="FF"/>
          <w:lang w:val="en-GB"/>
        </w:rPr>
        <w:t>4</w:t>
      </w:r>
      <w:r w:rsidRPr="7449E066" w:rsidR="2F2FF064">
        <w:rPr>
          <w:rFonts w:ascii="Arial" w:hAnsi="Arial" w:eastAsia="Arial" w:cs="Arial" w:asciiTheme="minorAscii" w:hAnsiTheme="minorAscii" w:eastAsiaTheme="minorAscii" w:cstheme="minorAscii"/>
          <w:color w:val="000000" w:themeColor="text2" w:themeTint="FF" w:themeShade="FF"/>
          <w:lang w:val="en-GB"/>
        </w:rPr>
        <w:t xml:space="preserve"> Related to malware or not</w:t>
      </w:r>
    </w:p>
    <w:p w:rsidR="65F411C7" w:rsidP="7449E066" w:rsidRDefault="65F411C7" w14:paraId="0FCF6E85" w14:textId="63BA45C0">
      <w:pPr>
        <w:jc w:val="both"/>
        <w:rPr>
          <w:rFonts w:ascii="Arial" w:hAnsi="Arial" w:eastAsia="Arial" w:cs="Arial" w:asciiTheme="minorAscii" w:hAnsiTheme="minorAscii" w:eastAsiaTheme="minorAscii" w:cstheme="minorAscii"/>
          <w:color w:val="000000" w:themeColor="text2"/>
          <w:lang w:val="en-GB"/>
        </w:rPr>
      </w:pPr>
    </w:p>
    <w:p w:rsidR="3D7617E5" w:rsidP="7449E066" w:rsidRDefault="3D7617E5" w14:paraId="51447A66" w14:textId="1836409A">
      <w:pPr>
        <w:jc w:val="both"/>
        <w:rPr>
          <w:rFonts w:ascii="Arial" w:hAnsi="Arial" w:eastAsia="Arial" w:cs="Arial" w:asciiTheme="minorAscii" w:hAnsiTheme="minorAscii" w:eastAsiaTheme="minorAscii" w:cstheme="minorAscii"/>
          <w:b w:val="1"/>
          <w:bCs w:val="1"/>
          <w:color w:val="000000" w:themeColor="text2"/>
          <w:lang w:val="en-GB"/>
        </w:rPr>
      </w:pPr>
      <w:r w:rsidRPr="7449E066" w:rsidR="11AA80C4">
        <w:rPr>
          <w:rFonts w:ascii="Arial" w:hAnsi="Arial" w:eastAsia="Arial" w:cs="Arial" w:asciiTheme="minorAscii" w:hAnsiTheme="minorAscii" w:eastAsiaTheme="minorAscii" w:cstheme="minorAscii"/>
          <w:b w:val="1"/>
          <w:bCs w:val="1"/>
          <w:color w:val="000000" w:themeColor="text2" w:themeTint="FF" w:themeShade="FF"/>
          <w:lang w:val="en-GB"/>
        </w:rPr>
        <w:t>Activity plan:</w:t>
      </w:r>
    </w:p>
    <w:p w:rsidR="65F411C7" w:rsidP="7449E066" w:rsidRDefault="65F411C7" w14:paraId="1BD40A44" w14:textId="36B7B9B6">
      <w:pPr>
        <w:jc w:val="both"/>
        <w:rPr>
          <w:rFonts w:ascii="Arial" w:hAnsi="Arial" w:eastAsia="Arial" w:cs="Arial" w:asciiTheme="minorAscii" w:hAnsiTheme="minorAscii" w:eastAsiaTheme="minorAscii" w:cstheme="minorAscii"/>
          <w:color w:val="000000" w:themeColor="text2"/>
          <w:lang w:val="en-GB"/>
        </w:rPr>
      </w:pPr>
    </w:p>
    <w:p w:rsidR="3D7617E5" w:rsidP="7449E066" w:rsidRDefault="3D7617E5" w14:paraId="37818B08" w14:textId="6E3920A9">
      <w:pPr>
        <w:jc w:val="both"/>
        <w:rPr>
          <w:rFonts w:ascii="Arial" w:hAnsi="Arial" w:eastAsia="Arial" w:cs="Arial" w:asciiTheme="minorAscii" w:hAnsiTheme="minorAscii" w:eastAsiaTheme="minorAscii" w:cstheme="minorAscii"/>
          <w:color w:val="000000" w:themeColor="text2"/>
          <w:lang w:val="en-GB"/>
        </w:rPr>
      </w:pPr>
      <w:r w:rsidRPr="7449E066" w:rsidR="11AA80C4">
        <w:rPr>
          <w:rFonts w:ascii="Arial" w:hAnsi="Arial" w:eastAsia="Arial" w:cs="Arial" w:asciiTheme="minorAscii" w:hAnsiTheme="minorAscii" w:eastAsiaTheme="minorAscii" w:cstheme="minorAscii"/>
          <w:b w:val="1"/>
          <w:bCs w:val="1"/>
          <w:color w:val="000000" w:themeColor="text2" w:themeTint="FF" w:themeShade="FF"/>
          <w:lang w:val="en-GB"/>
        </w:rPr>
        <w:t>Step 1: Introduction</w:t>
      </w:r>
    </w:p>
    <w:p w:rsidR="65F411C7" w:rsidP="7449E066" w:rsidRDefault="65F411C7" w14:paraId="327C3DDD" w14:textId="50A62300">
      <w:pPr>
        <w:jc w:val="both"/>
        <w:rPr>
          <w:rFonts w:ascii="Arial" w:hAnsi="Arial" w:eastAsia="Arial" w:cs="Arial" w:asciiTheme="minorAscii" w:hAnsiTheme="minorAscii" w:eastAsiaTheme="minorAscii" w:cstheme="minorAscii"/>
          <w:color w:val="000000" w:themeColor="text2"/>
          <w:lang w:val="en-GB"/>
        </w:rPr>
      </w:pPr>
    </w:p>
    <w:p w:rsidR="601994A1" w:rsidP="7449E066" w:rsidRDefault="3D7617E5" w14:paraId="5322E7C0" w14:textId="0C65B66D">
      <w:pPr>
        <w:pStyle w:val="Normal"/>
        <w:spacing w:before="120" w:after="120"/>
        <w:jc w:val="both"/>
        <w:rPr>
          <w:rFonts w:ascii="Arial" w:hAnsi="Arial" w:eastAsia="Arial" w:cs="Arial" w:asciiTheme="minorAscii" w:hAnsiTheme="minorAscii" w:eastAsiaTheme="minorAscii" w:cstheme="minorAscii"/>
          <w:color w:val="000000" w:themeColor="text2"/>
          <w:lang w:val="en-GB"/>
        </w:rPr>
      </w:pPr>
      <w:r w:rsidRPr="7449E066" w:rsidR="2F2FF064">
        <w:rPr>
          <w:rFonts w:ascii="Arial" w:hAnsi="Arial" w:eastAsia="Arial" w:cs="Arial" w:asciiTheme="minorAscii" w:hAnsiTheme="minorAscii" w:eastAsiaTheme="minorAscii" w:cstheme="minorAscii"/>
          <w:b w:val="1"/>
          <w:bCs w:val="1"/>
          <w:color w:val="000000" w:themeColor="text2" w:themeTint="FF" w:themeShade="FF"/>
          <w:lang w:val="en-GB"/>
        </w:rPr>
        <w:t>Task A: Explain</w:t>
      </w:r>
      <w:r w:rsidRPr="7449E066" w:rsidR="2D2C9CE6">
        <w:rPr>
          <w:rFonts w:ascii="Arial" w:hAnsi="Arial" w:eastAsia="Arial" w:cs="Arial" w:asciiTheme="minorAscii" w:hAnsiTheme="minorAscii" w:eastAsiaTheme="minorAscii" w:cstheme="minorAscii"/>
          <w:color w:val="000000" w:themeColor="text2" w:themeTint="FF" w:themeShade="FF"/>
          <w:lang w:val="en-GB"/>
        </w:rPr>
        <w:t xml:space="preserve"> </w:t>
      </w:r>
      <w:r w:rsidRPr="7449E066" w:rsidR="2F2FF064">
        <w:rPr>
          <w:rFonts w:ascii="Arial" w:hAnsi="Arial" w:eastAsia="Arial" w:cs="Arial" w:asciiTheme="minorAscii" w:hAnsiTheme="minorAscii" w:eastAsiaTheme="minorAscii" w:cstheme="minorAscii"/>
          <w:color w:val="000000" w:themeColor="text2" w:themeTint="FF" w:themeShade="FF"/>
          <w:lang w:val="en-GB"/>
        </w:rPr>
        <w:t>(A)</w:t>
      </w:r>
      <w:r w:rsidRPr="7449E066" w:rsidR="78E07660">
        <w:rPr>
          <w:rFonts w:ascii="Arial" w:hAnsi="Arial" w:eastAsia="Arial" w:cs="Arial" w:asciiTheme="minorAscii" w:hAnsiTheme="minorAscii" w:eastAsiaTheme="minorAscii" w:cstheme="minorAscii"/>
          <w:color w:val="000000" w:themeColor="text2" w:themeTint="FF" w:themeShade="FF"/>
          <w:lang w:val="en-GB"/>
        </w:rPr>
        <w:t xml:space="preserve"> - Display</w:t>
      </w:r>
      <w:r w:rsidRPr="7449E066" w:rsidR="629D710E">
        <w:rPr>
          <w:rFonts w:ascii="Arial" w:hAnsi="Arial" w:eastAsia="Arial" w:cs="Arial" w:asciiTheme="minorAscii" w:hAnsiTheme="minorAscii" w:eastAsiaTheme="minorAscii" w:cstheme="minorAscii"/>
          <w:lang w:val="en-GB"/>
        </w:rPr>
        <w:t xml:space="preserve"> </w:t>
      </w:r>
      <w:r w:rsidRPr="7449E066" w:rsidR="629D710E">
        <w:rPr>
          <w:rFonts w:ascii="Arial" w:hAnsi="Arial" w:eastAsia="Arial" w:cs="Arial" w:asciiTheme="minorAscii" w:hAnsiTheme="minorAscii" w:eastAsiaTheme="minorAscii" w:cstheme="minorAscii"/>
          <w:lang w:val="en-GB"/>
        </w:rPr>
        <w:t>Image 6.1.1</w:t>
      </w:r>
      <w:r w:rsidRPr="7449E066" w:rsidR="5518B60C">
        <w:rPr>
          <w:rFonts w:ascii="Arial" w:hAnsi="Arial" w:eastAsia="Arial" w:cs="Arial" w:asciiTheme="minorAscii" w:hAnsiTheme="minorAscii" w:eastAsiaTheme="minorAscii" w:cstheme="minorAscii"/>
          <w:color w:val="000000" w:themeColor="text2" w:themeTint="FF" w:themeShade="FF"/>
          <w:lang w:val="en-GB"/>
        </w:rPr>
        <w:t xml:space="preserve"> Malicious + software = malware</w:t>
      </w:r>
      <w:r w:rsidRPr="7449E066" w:rsidR="629D710E">
        <w:rPr>
          <w:rFonts w:ascii="Arial" w:hAnsi="Arial" w:eastAsia="Arial" w:cs="Arial" w:asciiTheme="minorAscii" w:hAnsiTheme="minorAscii" w:eastAsiaTheme="minorAscii" w:cstheme="minorAscii"/>
          <w:lang w:val="en-GB"/>
        </w:rPr>
        <w:t xml:space="preserve"> for the class </w:t>
      </w:r>
      <w:r w:rsidRPr="7449E066" w:rsidR="0DFA6BCC">
        <w:rPr>
          <w:rFonts w:ascii="Arial" w:hAnsi="Arial" w:eastAsia="Arial" w:cs="Arial" w:asciiTheme="minorAscii" w:hAnsiTheme="minorAscii" w:eastAsiaTheme="minorAscii" w:cstheme="minorAscii"/>
          <w:lang w:val="en-GB"/>
        </w:rPr>
        <w:t xml:space="preserve">and </w:t>
      </w:r>
      <w:r w:rsidRPr="7449E066" w:rsidR="16337F15">
        <w:rPr>
          <w:rFonts w:ascii="Arial" w:hAnsi="Arial" w:eastAsia="Arial" w:cs="Arial" w:asciiTheme="minorAscii" w:hAnsiTheme="minorAscii" w:eastAsiaTheme="minorAscii" w:cstheme="minorAscii"/>
          <w:lang w:val="en-GB"/>
        </w:rPr>
        <w:t xml:space="preserve">explain </w:t>
      </w:r>
      <w:r w:rsidRPr="7449E066" w:rsidR="629D710E">
        <w:rPr>
          <w:rFonts w:ascii="Arial" w:hAnsi="Arial" w:eastAsia="Arial" w:cs="Arial" w:asciiTheme="minorAscii" w:hAnsiTheme="minorAscii" w:eastAsiaTheme="minorAscii" w:cstheme="minorAscii"/>
          <w:lang w:val="en-GB"/>
        </w:rPr>
        <w:t xml:space="preserve">the construction of the word </w:t>
      </w:r>
      <w:r w:rsidRPr="7449E066" w:rsidR="0ABC4EC9">
        <w:rPr>
          <w:rFonts w:ascii="Arial" w:hAnsi="Arial" w:eastAsia="Arial" w:cs="Arial" w:asciiTheme="minorAscii" w:hAnsiTheme="minorAscii" w:eastAsiaTheme="minorAscii" w:cstheme="minorAscii"/>
          <w:i w:val="1"/>
          <w:iCs w:val="1"/>
          <w:lang w:val="en-GB"/>
        </w:rPr>
        <w:t>Malware.</w:t>
      </w:r>
      <w:r w:rsidRPr="7449E066" w:rsidR="629D710E">
        <w:rPr>
          <w:rFonts w:ascii="Arial" w:hAnsi="Arial" w:eastAsia="Arial" w:cs="Arial" w:asciiTheme="minorAscii" w:hAnsiTheme="minorAscii" w:eastAsiaTheme="minorAscii" w:cstheme="minorAscii"/>
          <w:i w:val="1"/>
          <w:iCs w:val="1"/>
          <w:lang w:val="en-GB"/>
        </w:rPr>
        <w:t xml:space="preserve"> </w:t>
      </w:r>
    </w:p>
    <w:p w:rsidR="601994A1" w:rsidP="7449E066" w:rsidRDefault="601994A1" w14:paraId="252199F6" w14:textId="7EA5FF5E">
      <w:pPr>
        <w:spacing w:before="120" w:after="120"/>
        <w:jc w:val="both"/>
        <w:rPr>
          <w:rFonts w:ascii="Arial" w:hAnsi="Arial" w:eastAsia="Arial" w:cs="Arial" w:asciiTheme="minorAscii" w:hAnsiTheme="minorAscii" w:eastAsiaTheme="minorAscii" w:cstheme="minorAscii"/>
          <w:lang w:val="en-GB"/>
        </w:rPr>
      </w:pPr>
      <w:r w:rsidRPr="7449E066" w:rsidR="629D710E">
        <w:rPr>
          <w:rFonts w:ascii="Arial" w:hAnsi="Arial" w:eastAsia="Arial" w:cs="Arial" w:asciiTheme="minorAscii" w:hAnsiTheme="minorAscii" w:eastAsiaTheme="minorAscii" w:cstheme="minorAscii"/>
          <w:b w:val="1"/>
          <w:bCs w:val="1"/>
          <w:lang w:val="en-GB"/>
        </w:rPr>
        <w:t>Hint 1:</w:t>
      </w:r>
      <w:r w:rsidRPr="7449E066" w:rsidR="629D710E">
        <w:rPr>
          <w:rFonts w:ascii="Arial" w:hAnsi="Arial" w:eastAsia="Arial" w:cs="Arial" w:asciiTheme="minorAscii" w:hAnsiTheme="minorAscii" w:eastAsiaTheme="minorAscii" w:cstheme="minorAscii"/>
          <w:lang w:val="en-GB"/>
        </w:rPr>
        <w:t xml:space="preserve"> For non-English speakers, it is recommended to explain the English word “MALWARE” and its translation into the main language used at school, as the concept is often mentioned in everyday life, regardless of the spoken language.</w:t>
      </w:r>
      <w:r w:rsidRPr="7449E066" w:rsidR="48CCA8D0">
        <w:rPr>
          <w:rFonts w:ascii="Arial" w:hAnsi="Arial" w:eastAsia="Arial" w:cs="Arial" w:asciiTheme="minorAscii" w:hAnsiTheme="minorAscii" w:eastAsiaTheme="minorAscii" w:cstheme="minorAscii"/>
          <w:lang w:val="en-GB"/>
        </w:rPr>
        <w:t xml:space="preserve"> </w:t>
      </w:r>
    </w:p>
    <w:p w:rsidR="65F411C7" w:rsidP="7449E066" w:rsidRDefault="3C071D71" w14:paraId="54C100EC" w14:textId="6B0CEBCD">
      <w:pPr>
        <w:spacing w:before="120" w:after="120"/>
        <w:ind w:left="630"/>
        <w:jc w:val="both"/>
        <w:rPr>
          <w:rFonts w:ascii="Arial" w:hAnsi="Arial" w:eastAsia="Arial" w:cs="Arial" w:asciiTheme="minorAscii" w:hAnsiTheme="minorAscii" w:eastAsiaTheme="minorAscii" w:cstheme="minorAscii"/>
          <w:lang w:val="en-GB"/>
        </w:rPr>
      </w:pPr>
      <w:r w:rsidRPr="7449E066" w:rsidR="24978121">
        <w:rPr>
          <w:rFonts w:ascii="Arial" w:hAnsi="Arial" w:eastAsia="Arial" w:cs="Arial" w:asciiTheme="minorAscii" w:hAnsiTheme="minorAscii" w:eastAsiaTheme="minorAscii" w:cstheme="minorAscii"/>
          <w:lang w:val="en-GB"/>
        </w:rPr>
        <w:t>Software represents programs for a computer, e.g., games, office programs, mobile applications.</w:t>
      </w:r>
    </w:p>
    <w:p w:rsidR="65F411C7" w:rsidP="7449E066" w:rsidRDefault="58A4CEA2" w14:paraId="433D563A" w14:textId="6603671B">
      <w:pPr>
        <w:spacing w:before="120" w:after="120"/>
        <w:ind w:left="630" w:right="360"/>
        <w:jc w:val="both"/>
        <w:rPr>
          <w:rFonts w:ascii="Arial" w:hAnsi="Arial" w:eastAsia="Arial" w:cs="Arial" w:asciiTheme="minorAscii" w:hAnsiTheme="minorAscii" w:eastAsiaTheme="minorAscii" w:cstheme="minorAscii"/>
          <w:lang w:val="en-GB"/>
        </w:rPr>
      </w:pPr>
      <w:r w:rsidRPr="7449E066" w:rsidR="48CCA8D0">
        <w:rPr>
          <w:rFonts w:ascii="Arial" w:hAnsi="Arial" w:eastAsia="Arial" w:cs="Arial" w:asciiTheme="minorAscii" w:hAnsiTheme="minorAscii" w:eastAsiaTheme="minorAscii" w:cstheme="minorAscii"/>
          <w:lang w:val="en-GB"/>
        </w:rPr>
        <w:t xml:space="preserve">According to the dictionary, </w:t>
      </w:r>
      <w:r w:rsidRPr="7449E066" w:rsidR="48CCA8D0">
        <w:rPr>
          <w:rFonts w:ascii="Arial" w:hAnsi="Arial" w:eastAsia="Arial" w:cs="Arial" w:asciiTheme="minorAscii" w:hAnsiTheme="minorAscii" w:eastAsiaTheme="minorAscii" w:cstheme="minorAscii"/>
          <w:i w:val="1"/>
          <w:iCs w:val="1"/>
          <w:lang w:val="en-GB"/>
        </w:rPr>
        <w:t>malware</w:t>
      </w:r>
      <w:r w:rsidRPr="7449E066" w:rsidR="48CCA8D0">
        <w:rPr>
          <w:rFonts w:ascii="Arial" w:hAnsi="Arial" w:eastAsia="Arial" w:cs="Arial" w:asciiTheme="minorAscii" w:hAnsiTheme="minorAscii" w:eastAsiaTheme="minorAscii" w:cstheme="minorAscii"/>
          <w:lang w:val="en-GB"/>
        </w:rPr>
        <w:t xml:space="preserve"> is software designed to interfere with a computer’s normal functioning. The</w:t>
      </w:r>
      <w:r w:rsidRPr="7449E066" w:rsidR="33868589">
        <w:rPr>
          <w:rFonts w:ascii="Arial" w:hAnsi="Arial" w:eastAsia="Arial" w:cs="Arial" w:asciiTheme="minorAscii" w:hAnsiTheme="minorAscii" w:eastAsiaTheme="minorAscii" w:cstheme="minorAscii"/>
          <w:lang w:val="en-GB"/>
        </w:rPr>
        <w:t xml:space="preserve"> word itself is constructed out of two words: malicious and software.</w:t>
      </w:r>
    </w:p>
    <w:p w:rsidR="3D7617E5" w:rsidP="7449E066" w:rsidRDefault="5438B570" w14:paraId="680270BE" w14:textId="4EB56E83">
      <w:pPr>
        <w:jc w:val="both"/>
        <w:rPr>
          <w:rFonts w:ascii="Arial" w:hAnsi="Arial" w:eastAsia="Arial" w:cs="Arial" w:asciiTheme="minorAscii" w:hAnsiTheme="minorAscii" w:eastAsiaTheme="minorAscii" w:cstheme="minorAscii"/>
          <w:color w:val="000000" w:themeColor="text2"/>
          <w:lang w:val="en-GB"/>
        </w:rPr>
      </w:pPr>
      <w:r w:rsidRPr="7449E066" w:rsidR="21F5E4B5">
        <w:rPr>
          <w:rFonts w:ascii="Arial" w:hAnsi="Arial" w:eastAsia="Arial" w:cs="Arial" w:asciiTheme="minorAscii" w:hAnsiTheme="minorAscii" w:eastAsiaTheme="minorAscii" w:cstheme="minorAscii"/>
          <w:b w:val="1"/>
          <w:bCs w:val="1"/>
          <w:lang w:val="en-US"/>
        </w:rPr>
        <w:t xml:space="preserve">Task B: </w:t>
      </w:r>
      <w:r w:rsidRPr="7449E066" w:rsidR="7C38B5E1">
        <w:rPr>
          <w:rFonts w:ascii="Arial" w:hAnsi="Arial" w:eastAsia="Arial" w:cs="Arial" w:asciiTheme="minorAscii" w:hAnsiTheme="minorAscii" w:eastAsiaTheme="minorAscii" w:cstheme="minorAscii"/>
          <w:b w:val="1"/>
          <w:bCs w:val="1"/>
          <w:lang w:val="en-US"/>
        </w:rPr>
        <w:t xml:space="preserve">Individual written task </w:t>
      </w:r>
      <w:r w:rsidRPr="7449E066" w:rsidR="7C38B5E1">
        <w:rPr>
          <w:rFonts w:ascii="Arial" w:hAnsi="Arial" w:eastAsia="Arial" w:cs="Arial" w:asciiTheme="minorAscii" w:hAnsiTheme="minorAscii" w:eastAsiaTheme="minorAscii" w:cstheme="minorAscii"/>
          <w:lang w:val="en-US"/>
        </w:rPr>
        <w:t>(W)</w:t>
      </w:r>
      <w:r w:rsidRPr="7449E066" w:rsidR="21F5E4B5">
        <w:rPr>
          <w:rFonts w:ascii="Arial" w:hAnsi="Arial" w:eastAsia="Arial" w:cs="Arial" w:asciiTheme="minorAscii" w:hAnsiTheme="minorAscii" w:eastAsiaTheme="minorAscii" w:cstheme="minorAscii"/>
          <w:b w:val="1"/>
          <w:bCs w:val="1"/>
          <w:lang w:val="en-US"/>
        </w:rPr>
        <w:t xml:space="preserve"> </w:t>
      </w:r>
      <w:r w:rsidRPr="7449E066" w:rsidR="21F5E4B5">
        <w:rPr>
          <w:rFonts w:ascii="Arial" w:hAnsi="Arial" w:eastAsia="Arial" w:cs="Arial" w:asciiTheme="minorAscii" w:hAnsiTheme="minorAscii" w:eastAsiaTheme="minorAscii" w:cstheme="minorAscii"/>
          <w:lang w:val="en-US"/>
        </w:rPr>
        <w:t xml:space="preserve">- </w:t>
      </w:r>
      <w:r w:rsidRPr="7449E066" w:rsidR="773E36B0">
        <w:rPr>
          <w:rFonts w:ascii="Arial" w:hAnsi="Arial" w:eastAsia="Arial" w:cs="Arial" w:asciiTheme="minorAscii" w:hAnsiTheme="minorAscii" w:eastAsiaTheme="minorAscii" w:cstheme="minorAscii"/>
          <w:color w:val="000000" w:themeColor="text2" w:themeTint="FF" w:themeShade="FF"/>
          <w:lang w:val="en-GB"/>
        </w:rPr>
        <w:t xml:space="preserve">Distribute </w:t>
      </w:r>
      <w:r w:rsidRPr="7449E066" w:rsidR="773E36B0">
        <w:rPr>
          <w:rFonts w:ascii="Arial" w:hAnsi="Arial" w:eastAsia="Arial" w:cs="Arial" w:asciiTheme="minorAscii" w:hAnsiTheme="minorAscii" w:eastAsiaTheme="minorAscii" w:cstheme="minorAscii"/>
          <w:color w:val="000000" w:themeColor="text2" w:themeTint="FF" w:themeShade="FF"/>
          <w:lang w:val="en-GB"/>
        </w:rPr>
        <w:t>one sticky note</w:t>
      </w:r>
      <w:r w:rsidRPr="7449E066" w:rsidR="773E36B0">
        <w:rPr>
          <w:rFonts w:ascii="Arial" w:hAnsi="Arial" w:eastAsia="Arial" w:cs="Arial" w:asciiTheme="minorAscii" w:hAnsiTheme="minorAscii" w:eastAsiaTheme="minorAscii" w:cstheme="minorAscii"/>
          <w:color w:val="000000" w:themeColor="text2" w:themeTint="FF" w:themeShade="FF"/>
          <w:lang w:val="en-GB"/>
        </w:rPr>
        <w:t xml:space="preserve"> to each student. </w:t>
      </w:r>
      <w:r w:rsidRPr="7449E066" w:rsidR="2F2FF064">
        <w:rPr>
          <w:rFonts w:ascii="Arial" w:hAnsi="Arial" w:eastAsia="Arial" w:cs="Arial" w:asciiTheme="minorAscii" w:hAnsiTheme="minorAscii" w:eastAsiaTheme="minorAscii" w:cstheme="minorAscii"/>
          <w:color w:val="000000" w:themeColor="text2" w:themeTint="FF" w:themeShade="FF"/>
          <w:lang w:val="en-GB"/>
        </w:rPr>
        <w:t xml:space="preserve">Ask students to write a single keyword </w:t>
      </w:r>
      <w:r w:rsidRPr="7449E066" w:rsidR="23951874">
        <w:rPr>
          <w:rFonts w:ascii="Arial" w:hAnsi="Arial" w:eastAsia="Arial" w:cs="Arial" w:asciiTheme="minorAscii" w:hAnsiTheme="minorAscii" w:eastAsiaTheme="minorAscii" w:cstheme="minorAscii"/>
          <w:color w:val="000000" w:themeColor="text2" w:themeTint="FF" w:themeShade="FF"/>
          <w:lang w:val="en-GB"/>
        </w:rPr>
        <w:t xml:space="preserve">or a phrase </w:t>
      </w:r>
      <w:r w:rsidRPr="7449E066" w:rsidR="2F2FF064">
        <w:rPr>
          <w:rFonts w:ascii="Arial" w:hAnsi="Arial" w:eastAsia="Arial" w:cs="Arial" w:asciiTheme="minorAscii" w:hAnsiTheme="minorAscii" w:eastAsiaTheme="minorAscii" w:cstheme="minorAscii"/>
          <w:color w:val="000000" w:themeColor="text2" w:themeTint="FF" w:themeShade="FF"/>
          <w:lang w:val="en-GB"/>
        </w:rPr>
        <w:t>to which they associate</w:t>
      </w:r>
      <w:r w:rsidRPr="7449E066" w:rsidR="08E20087">
        <w:rPr>
          <w:rFonts w:ascii="Arial" w:hAnsi="Arial" w:eastAsia="Arial" w:cs="Arial" w:asciiTheme="minorAscii" w:hAnsiTheme="minorAscii" w:eastAsiaTheme="minorAscii" w:cstheme="minorAscii"/>
          <w:color w:val="000000" w:themeColor="text2" w:themeTint="FF" w:themeShade="FF"/>
          <w:lang w:val="en-GB"/>
        </w:rPr>
        <w:t xml:space="preserve"> </w:t>
      </w:r>
      <w:r w:rsidRPr="7449E066" w:rsidR="2F2FF064">
        <w:rPr>
          <w:rFonts w:ascii="Arial" w:hAnsi="Arial" w:eastAsia="Arial" w:cs="Arial" w:asciiTheme="minorAscii" w:hAnsiTheme="minorAscii" w:eastAsiaTheme="minorAscii" w:cstheme="minorAscii"/>
          <w:i w:val="1"/>
          <w:iCs w:val="1"/>
          <w:color w:val="000000" w:themeColor="text2" w:themeTint="FF" w:themeShade="FF"/>
          <w:lang w:val="en-GB"/>
        </w:rPr>
        <w:t>malicious</w:t>
      </w:r>
      <w:r w:rsidRPr="7449E066" w:rsidR="2F2FF064">
        <w:rPr>
          <w:rFonts w:ascii="Arial" w:hAnsi="Arial" w:eastAsia="Arial" w:cs="Arial" w:asciiTheme="minorAscii" w:hAnsiTheme="minorAscii" w:eastAsiaTheme="minorAscii" w:cstheme="minorAscii"/>
          <w:color w:val="000000" w:themeColor="text2" w:themeTint="FF" w:themeShade="FF"/>
          <w:lang w:val="en-GB"/>
        </w:rPr>
        <w:t xml:space="preserve"> activity of software, but </w:t>
      </w:r>
      <w:r w:rsidRPr="7449E066" w:rsidR="37791FB6">
        <w:rPr>
          <w:rFonts w:ascii="Arial" w:hAnsi="Arial" w:eastAsia="Arial" w:cs="Arial" w:asciiTheme="minorAscii" w:hAnsiTheme="minorAscii" w:eastAsiaTheme="minorAscii" w:cstheme="minorAscii"/>
          <w:color w:val="000000" w:themeColor="text2" w:themeTint="FF" w:themeShade="FF"/>
          <w:lang w:val="en-GB"/>
        </w:rPr>
        <w:t xml:space="preserve">the </w:t>
      </w:r>
      <w:r w:rsidRPr="7449E066" w:rsidR="2F2FF064">
        <w:rPr>
          <w:rFonts w:ascii="Arial" w:hAnsi="Arial" w:eastAsia="Arial" w:cs="Arial" w:asciiTheme="minorAscii" w:hAnsiTheme="minorAscii" w:eastAsiaTheme="minorAscii" w:cstheme="minorAscii"/>
          <w:color w:val="000000" w:themeColor="text2" w:themeTint="FF" w:themeShade="FF"/>
          <w:lang w:val="en-GB"/>
        </w:rPr>
        <w:t xml:space="preserve">words </w:t>
      </w:r>
      <w:r w:rsidRPr="7449E066" w:rsidR="2F2FF064">
        <w:rPr>
          <w:rFonts w:ascii="Arial" w:hAnsi="Arial" w:eastAsia="Arial" w:cs="Arial" w:asciiTheme="minorAscii" w:hAnsiTheme="minorAscii" w:eastAsiaTheme="minorAscii" w:cstheme="minorAscii"/>
          <w:i w:val="1"/>
          <w:iCs w:val="1"/>
          <w:color w:val="000000" w:themeColor="text2" w:themeTint="FF" w:themeShade="FF"/>
          <w:lang w:val="en-GB"/>
        </w:rPr>
        <w:t>malicious</w:t>
      </w:r>
      <w:r w:rsidRPr="7449E066" w:rsidR="2F2FF064">
        <w:rPr>
          <w:rFonts w:ascii="Arial" w:hAnsi="Arial" w:eastAsia="Arial" w:cs="Arial" w:asciiTheme="minorAscii" w:hAnsiTheme="minorAscii" w:eastAsiaTheme="minorAscii" w:cstheme="minorAscii"/>
          <w:color w:val="000000" w:themeColor="text2" w:themeTint="FF" w:themeShade="FF"/>
          <w:lang w:val="en-GB"/>
        </w:rPr>
        <w:t xml:space="preserve"> and </w:t>
      </w:r>
      <w:r w:rsidRPr="7449E066" w:rsidR="2F2FF064">
        <w:rPr>
          <w:rFonts w:ascii="Arial" w:hAnsi="Arial" w:eastAsia="Arial" w:cs="Arial" w:asciiTheme="minorAscii" w:hAnsiTheme="minorAscii" w:eastAsiaTheme="minorAscii" w:cstheme="minorAscii"/>
          <w:i w:val="1"/>
          <w:iCs w:val="1"/>
          <w:color w:val="000000" w:themeColor="text2" w:themeTint="FF" w:themeShade="FF"/>
          <w:lang w:val="en-GB"/>
        </w:rPr>
        <w:t>software</w:t>
      </w:r>
      <w:r w:rsidRPr="7449E066" w:rsidR="2F2FF064">
        <w:rPr>
          <w:rFonts w:ascii="Arial" w:hAnsi="Arial" w:eastAsia="Arial" w:cs="Arial" w:asciiTheme="minorAscii" w:hAnsiTheme="minorAscii" w:eastAsiaTheme="minorAscii" w:cstheme="minorAscii"/>
          <w:color w:val="000000" w:themeColor="text2" w:themeTint="FF" w:themeShade="FF"/>
          <w:lang w:val="en-GB"/>
        </w:rPr>
        <w:t xml:space="preserve"> </w:t>
      </w:r>
      <w:r w:rsidRPr="7449E066" w:rsidR="2F2FF064">
        <w:rPr>
          <w:rFonts w:ascii="Arial" w:hAnsi="Arial" w:eastAsia="Arial" w:cs="Arial" w:asciiTheme="minorAscii" w:hAnsiTheme="minorAscii" w:eastAsiaTheme="minorAscii" w:cstheme="minorAscii"/>
          <w:color w:val="000000" w:themeColor="text2" w:themeTint="FF" w:themeShade="FF"/>
          <w:u w:val="single"/>
          <w:lang w:val="en-GB"/>
        </w:rPr>
        <w:t>cannot</w:t>
      </w:r>
      <w:r w:rsidRPr="7449E066" w:rsidR="2F2FF064">
        <w:rPr>
          <w:rFonts w:ascii="Arial" w:hAnsi="Arial" w:eastAsia="Arial" w:cs="Arial" w:asciiTheme="minorAscii" w:hAnsiTheme="minorAscii" w:eastAsiaTheme="minorAscii" w:cstheme="minorAscii"/>
          <w:color w:val="000000" w:themeColor="text2" w:themeTint="FF" w:themeShade="FF"/>
          <w:lang w:val="en-GB"/>
        </w:rPr>
        <w:t xml:space="preserve"> be used. </w:t>
      </w:r>
    </w:p>
    <w:p w:rsidR="65F411C7" w:rsidP="7449E066" w:rsidRDefault="65F411C7" w14:paraId="0A31867C" w14:textId="0829465F">
      <w:pPr>
        <w:jc w:val="both"/>
        <w:rPr>
          <w:rFonts w:ascii="Arial" w:hAnsi="Arial" w:eastAsia="Arial" w:cs="Arial" w:asciiTheme="minorAscii" w:hAnsiTheme="minorAscii" w:eastAsiaTheme="minorAscii" w:cstheme="minorAscii"/>
          <w:color w:val="000000" w:themeColor="text2"/>
          <w:lang w:val="en-GB"/>
        </w:rPr>
      </w:pPr>
    </w:p>
    <w:p w:rsidR="3D7617E5" w:rsidP="7449E066" w:rsidRDefault="3D7617E5" w14:paraId="3E7F23B2" w14:textId="17453265">
      <w:pPr>
        <w:jc w:val="both"/>
        <w:rPr>
          <w:rFonts w:ascii="Arial" w:hAnsi="Arial" w:eastAsia="Arial" w:cs="Arial" w:asciiTheme="minorAscii" w:hAnsiTheme="minorAscii" w:eastAsiaTheme="minorAscii" w:cstheme="minorAscii"/>
          <w:color w:val="000000" w:themeColor="text2"/>
          <w:lang w:val="en-GB"/>
        </w:rPr>
      </w:pPr>
      <w:r w:rsidRPr="7449E066" w:rsidR="2F2FF064">
        <w:rPr>
          <w:rFonts w:ascii="Arial" w:hAnsi="Arial" w:eastAsia="Arial" w:cs="Arial" w:asciiTheme="minorAscii" w:hAnsiTheme="minorAscii" w:eastAsiaTheme="minorAscii" w:cstheme="minorAscii"/>
          <w:b w:val="1"/>
          <w:bCs w:val="1"/>
          <w:color w:val="000000" w:themeColor="text2" w:themeTint="FF" w:themeShade="FF"/>
          <w:lang w:val="en-GB"/>
        </w:rPr>
        <w:t>Hint 1:</w:t>
      </w:r>
      <w:r w:rsidRPr="7449E066" w:rsidR="2F2FF064">
        <w:rPr>
          <w:rFonts w:ascii="Arial" w:hAnsi="Arial" w:eastAsia="Arial" w:cs="Arial" w:asciiTheme="minorAscii" w:hAnsiTheme="minorAscii" w:eastAsiaTheme="minorAscii" w:cstheme="minorAscii"/>
          <w:color w:val="000000" w:themeColor="text2" w:themeTint="FF" w:themeShade="FF"/>
          <w:lang w:val="en-GB"/>
        </w:rPr>
        <w:t xml:space="preserve"> You might need to explain that th</w:t>
      </w:r>
      <w:r w:rsidRPr="7449E066" w:rsidR="005EE033">
        <w:rPr>
          <w:rFonts w:ascii="Arial" w:hAnsi="Arial" w:eastAsia="Arial" w:cs="Arial" w:asciiTheme="minorAscii" w:hAnsiTheme="minorAscii" w:eastAsiaTheme="minorAscii" w:cstheme="minorAscii"/>
          <w:color w:val="000000" w:themeColor="text2" w:themeTint="FF" w:themeShade="FF"/>
          <w:lang w:val="en-GB"/>
        </w:rPr>
        <w:t>is</w:t>
      </w:r>
      <w:r w:rsidRPr="7449E066" w:rsidR="2F2FF064">
        <w:rPr>
          <w:rFonts w:ascii="Arial" w:hAnsi="Arial" w:eastAsia="Arial" w:cs="Arial" w:asciiTheme="minorAscii" w:hAnsiTheme="minorAscii" w:eastAsiaTheme="minorAscii" w:cstheme="minorAscii"/>
          <w:color w:val="000000" w:themeColor="text2" w:themeTint="FF" w:themeShade="FF"/>
          <w:lang w:val="en-GB"/>
        </w:rPr>
        <w:t xml:space="preserve"> </w:t>
      </w:r>
      <w:r w:rsidRPr="7449E066" w:rsidR="2F2FF064">
        <w:rPr>
          <w:rFonts w:ascii="Arial" w:hAnsi="Arial" w:eastAsia="Arial" w:cs="Arial" w:asciiTheme="minorAscii" w:hAnsiTheme="minorAscii" w:eastAsiaTheme="minorAscii" w:cstheme="minorAscii"/>
          <w:i w:val="1"/>
          <w:iCs w:val="1"/>
          <w:color w:val="000000" w:themeColor="text2" w:themeTint="FF" w:themeShade="FF"/>
          <w:lang w:val="en-GB"/>
        </w:rPr>
        <w:t>keyword</w:t>
      </w:r>
      <w:r w:rsidRPr="7449E066" w:rsidR="6CA586FD">
        <w:rPr>
          <w:rFonts w:ascii="Arial" w:hAnsi="Arial" w:eastAsia="Arial" w:cs="Arial" w:asciiTheme="minorAscii" w:hAnsiTheme="minorAscii" w:eastAsiaTheme="minorAscii" w:cstheme="minorAscii"/>
          <w:i w:val="1"/>
          <w:iCs w:val="1"/>
          <w:color w:val="000000" w:themeColor="text2" w:themeTint="FF" w:themeShade="FF"/>
          <w:lang w:val="en-GB"/>
        </w:rPr>
        <w:t xml:space="preserve"> </w:t>
      </w:r>
      <w:r w:rsidRPr="7449E066" w:rsidR="2F2FF064">
        <w:rPr>
          <w:rFonts w:ascii="Arial" w:hAnsi="Arial" w:eastAsia="Arial" w:cs="Arial" w:asciiTheme="minorAscii" w:hAnsiTheme="minorAscii" w:eastAsiaTheme="minorAscii" w:cstheme="minorAscii"/>
          <w:i w:val="1"/>
          <w:iCs w:val="1"/>
          <w:color w:val="000000" w:themeColor="text2" w:themeTint="FF" w:themeShade="FF"/>
          <w:lang w:val="en-GB"/>
        </w:rPr>
        <w:t>or phrase</w:t>
      </w:r>
      <w:r w:rsidRPr="7449E066" w:rsidR="2F2FF064">
        <w:rPr>
          <w:rFonts w:ascii="Arial" w:hAnsi="Arial" w:eastAsia="Arial" w:cs="Arial" w:asciiTheme="minorAscii" w:hAnsiTheme="minorAscii" w:eastAsiaTheme="minorAscii" w:cstheme="minorAscii"/>
          <w:color w:val="000000" w:themeColor="text2" w:themeTint="FF" w:themeShade="FF"/>
          <w:lang w:val="en-GB"/>
        </w:rPr>
        <w:t xml:space="preserve"> </w:t>
      </w:r>
      <w:r w:rsidRPr="7449E066" w:rsidR="3C572D69">
        <w:rPr>
          <w:rFonts w:ascii="Arial" w:hAnsi="Arial" w:eastAsia="Arial" w:cs="Arial" w:asciiTheme="minorAscii" w:hAnsiTheme="minorAscii" w:eastAsiaTheme="minorAscii" w:cstheme="minorAscii"/>
          <w:color w:val="000000" w:themeColor="text2" w:themeTint="FF" w:themeShade="FF"/>
          <w:lang w:val="en-GB"/>
        </w:rPr>
        <w:t xml:space="preserve">should </w:t>
      </w:r>
      <w:r w:rsidRPr="7449E066" w:rsidR="2F2FF064">
        <w:rPr>
          <w:rFonts w:ascii="Arial" w:hAnsi="Arial" w:eastAsia="Arial" w:cs="Arial" w:asciiTheme="minorAscii" w:hAnsiTheme="minorAscii" w:eastAsiaTheme="minorAscii" w:cstheme="minorAscii"/>
          <w:color w:val="000000" w:themeColor="text2" w:themeTint="FF" w:themeShade="FF"/>
          <w:lang w:val="en-GB"/>
        </w:rPr>
        <w:t>captur</w:t>
      </w:r>
      <w:r w:rsidRPr="7449E066" w:rsidR="7471EFB5">
        <w:rPr>
          <w:rFonts w:ascii="Arial" w:hAnsi="Arial" w:eastAsia="Arial" w:cs="Arial" w:asciiTheme="minorAscii" w:hAnsiTheme="minorAscii" w:eastAsiaTheme="minorAscii" w:cstheme="minorAscii"/>
          <w:color w:val="000000" w:themeColor="text2" w:themeTint="FF" w:themeShade="FF"/>
          <w:lang w:val="en-GB"/>
        </w:rPr>
        <w:t>e</w:t>
      </w:r>
      <w:r w:rsidRPr="7449E066" w:rsidR="2F2FF064">
        <w:rPr>
          <w:rFonts w:ascii="Arial" w:hAnsi="Arial" w:eastAsia="Arial" w:cs="Arial" w:asciiTheme="minorAscii" w:hAnsiTheme="minorAscii" w:eastAsiaTheme="minorAscii" w:cstheme="minorAscii"/>
          <w:color w:val="000000" w:themeColor="text2" w:themeTint="FF" w:themeShade="FF"/>
          <w:lang w:val="en-GB"/>
        </w:rPr>
        <w:t xml:space="preserve"> the essential meaning of a concept or topic.</w:t>
      </w:r>
    </w:p>
    <w:p w:rsidR="3D7617E5" w:rsidP="7449E066" w:rsidRDefault="3D7617E5" w14:paraId="6E119484" w14:textId="37AEC04C">
      <w:pPr>
        <w:spacing w:before="120" w:after="120"/>
        <w:jc w:val="both"/>
        <w:rPr>
          <w:rFonts w:ascii="Arial" w:hAnsi="Arial" w:eastAsia="Arial" w:cs="Arial" w:asciiTheme="minorAscii" w:hAnsiTheme="minorAscii" w:eastAsiaTheme="minorAscii" w:cstheme="minorAscii"/>
          <w:color w:val="000000" w:themeColor="text2"/>
          <w:lang w:val="en-GB"/>
        </w:rPr>
      </w:pPr>
      <w:r w:rsidRPr="7449E066" w:rsidR="2F2FF064">
        <w:rPr>
          <w:rFonts w:ascii="Arial" w:hAnsi="Arial" w:eastAsia="Arial" w:cs="Arial" w:asciiTheme="minorAscii" w:hAnsiTheme="minorAscii" w:eastAsiaTheme="minorAscii" w:cstheme="minorAscii"/>
          <w:b w:val="1"/>
          <w:bCs w:val="1"/>
          <w:color w:val="000000" w:themeColor="text2" w:themeTint="FF" w:themeShade="FF"/>
          <w:lang w:val="en-GB"/>
        </w:rPr>
        <w:t>Hint 2:</w:t>
      </w:r>
      <w:r w:rsidRPr="7449E066" w:rsidR="2F2FF064">
        <w:rPr>
          <w:rFonts w:ascii="Arial" w:hAnsi="Arial" w:eastAsia="Arial" w:cs="Arial" w:asciiTheme="minorAscii" w:hAnsiTheme="minorAscii" w:eastAsiaTheme="minorAscii" w:cstheme="minorAscii"/>
          <w:color w:val="000000" w:themeColor="text2" w:themeTint="FF" w:themeShade="FF"/>
          <w:lang w:val="en-GB"/>
        </w:rPr>
        <w:t xml:space="preserve"> </w:t>
      </w:r>
      <w:r w:rsidRPr="7449E066" w:rsidR="0D18A621">
        <w:rPr>
          <w:rFonts w:ascii="Arial" w:hAnsi="Arial" w:eastAsia="Arial" w:cs="Arial" w:asciiTheme="minorAscii" w:hAnsiTheme="minorAscii" w:eastAsiaTheme="minorAscii" w:cstheme="minorAscii"/>
          <w:lang w:val="en-GB"/>
        </w:rPr>
        <w:t xml:space="preserve">If students struggle to find a </w:t>
      </w:r>
      <w:r w:rsidRPr="7449E066" w:rsidR="0E079343">
        <w:rPr>
          <w:rFonts w:ascii="Arial" w:hAnsi="Arial" w:eastAsia="Arial" w:cs="Arial" w:asciiTheme="minorAscii" w:hAnsiTheme="minorAscii" w:eastAsiaTheme="minorAscii" w:cstheme="minorAscii"/>
          <w:lang w:val="en-GB"/>
        </w:rPr>
        <w:t xml:space="preserve">keyword or </w:t>
      </w:r>
      <w:r w:rsidRPr="7449E066" w:rsidR="0D18A621">
        <w:rPr>
          <w:rFonts w:ascii="Arial" w:hAnsi="Arial" w:eastAsia="Arial" w:cs="Arial" w:asciiTheme="minorAscii" w:hAnsiTheme="minorAscii" w:eastAsiaTheme="minorAscii" w:cstheme="minorAscii"/>
          <w:lang w:val="en-GB"/>
        </w:rPr>
        <w:t xml:space="preserve">phrase without using </w:t>
      </w:r>
      <w:r w:rsidRPr="7449E066" w:rsidR="1820F39A">
        <w:rPr>
          <w:rFonts w:ascii="Arial" w:hAnsi="Arial" w:eastAsia="Arial" w:cs="Arial" w:asciiTheme="minorAscii" w:hAnsiTheme="minorAscii" w:eastAsiaTheme="minorAscii" w:cstheme="minorAscii"/>
          <w:lang w:val="en-GB"/>
        </w:rPr>
        <w:t xml:space="preserve">the </w:t>
      </w:r>
      <w:r w:rsidRPr="7449E066" w:rsidR="0D18A621">
        <w:rPr>
          <w:rFonts w:ascii="Arial" w:hAnsi="Arial" w:eastAsia="Arial" w:cs="Arial" w:asciiTheme="minorAscii" w:hAnsiTheme="minorAscii" w:eastAsiaTheme="minorAscii" w:cstheme="minorAscii"/>
          <w:lang w:val="en-GB"/>
        </w:rPr>
        <w:t>word software</w:t>
      </w:r>
      <w:r w:rsidRPr="7449E066" w:rsidR="2E67C8CA">
        <w:rPr>
          <w:rFonts w:ascii="Arial" w:hAnsi="Arial" w:eastAsia="Arial" w:cs="Arial" w:asciiTheme="minorAscii" w:hAnsiTheme="minorAscii" w:eastAsiaTheme="minorAscii" w:cstheme="minorAscii"/>
          <w:lang w:val="en-GB"/>
        </w:rPr>
        <w:t xml:space="preserve"> or malicious</w:t>
      </w:r>
      <w:r w:rsidRPr="7449E066" w:rsidR="0D18A621">
        <w:rPr>
          <w:rFonts w:ascii="Arial" w:hAnsi="Arial" w:eastAsia="Arial" w:cs="Arial" w:asciiTheme="minorAscii" w:hAnsiTheme="minorAscii" w:eastAsiaTheme="minorAscii" w:cstheme="minorAscii"/>
          <w:lang w:val="en-GB"/>
        </w:rPr>
        <w:t xml:space="preserve">, ask them to </w:t>
      </w:r>
      <w:r w:rsidRPr="7449E066" w:rsidR="56A027A2">
        <w:rPr>
          <w:rFonts w:ascii="Arial" w:hAnsi="Arial" w:eastAsia="Arial" w:cs="Arial" w:asciiTheme="minorAscii" w:hAnsiTheme="minorAscii" w:eastAsiaTheme="minorAscii" w:cstheme="minorAscii"/>
          <w:lang w:val="en-GB"/>
        </w:rPr>
        <w:t>think about</w:t>
      </w:r>
      <w:r w:rsidRPr="7449E066" w:rsidR="7F3F956E">
        <w:rPr>
          <w:rFonts w:ascii="Arial" w:hAnsi="Arial" w:eastAsia="Arial" w:cs="Arial" w:asciiTheme="minorAscii" w:hAnsiTheme="minorAscii" w:eastAsiaTheme="minorAscii" w:cstheme="minorAscii"/>
          <w:lang w:val="en-GB"/>
        </w:rPr>
        <w:t xml:space="preserve"> </w:t>
      </w:r>
      <w:r w:rsidRPr="7449E066" w:rsidR="0D18A621">
        <w:rPr>
          <w:rFonts w:ascii="Arial" w:hAnsi="Arial" w:eastAsia="Arial" w:cs="Arial" w:asciiTheme="minorAscii" w:hAnsiTheme="minorAscii" w:eastAsiaTheme="minorAscii" w:cstheme="minorAscii"/>
          <w:lang w:val="en-GB"/>
        </w:rPr>
        <w:t>the type of software or product they value most, a</w:t>
      </w:r>
      <w:r w:rsidRPr="7449E066" w:rsidR="7FC4EFBF">
        <w:rPr>
          <w:rFonts w:ascii="Arial" w:hAnsi="Arial" w:eastAsia="Arial" w:cs="Arial" w:asciiTheme="minorAscii" w:hAnsiTheme="minorAscii" w:eastAsiaTheme="minorAscii" w:cstheme="minorAscii"/>
          <w:lang w:val="en-GB"/>
        </w:rPr>
        <w:t>nd how</w:t>
      </w:r>
      <w:r w:rsidRPr="7449E066" w:rsidR="0D18A621">
        <w:rPr>
          <w:rFonts w:ascii="Arial" w:hAnsi="Arial" w:eastAsia="Arial" w:cs="Arial" w:asciiTheme="minorAscii" w:hAnsiTheme="minorAscii" w:eastAsiaTheme="minorAscii" w:cstheme="minorAscii"/>
          <w:lang w:val="en-GB"/>
        </w:rPr>
        <w:t xml:space="preserve"> damage to it would have a big impact on some activit</w:t>
      </w:r>
      <w:r w:rsidRPr="7449E066" w:rsidR="131DE631">
        <w:rPr>
          <w:rFonts w:ascii="Arial" w:hAnsi="Arial" w:eastAsia="Arial" w:cs="Arial" w:asciiTheme="minorAscii" w:hAnsiTheme="minorAscii" w:eastAsiaTheme="minorAscii" w:cstheme="minorAscii"/>
          <w:lang w:val="en-GB"/>
        </w:rPr>
        <w:t>ies that they do</w:t>
      </w:r>
      <w:r w:rsidRPr="7449E066" w:rsidR="0D18A621">
        <w:rPr>
          <w:rFonts w:ascii="Arial" w:hAnsi="Arial" w:eastAsia="Arial" w:cs="Arial" w:asciiTheme="minorAscii" w:hAnsiTheme="minorAscii" w:eastAsiaTheme="minorAscii" w:cstheme="minorAscii"/>
          <w:lang w:val="en-GB"/>
        </w:rPr>
        <w:t xml:space="preserve"> in the digital environment.</w:t>
      </w:r>
    </w:p>
    <w:p w:rsidR="65F411C7" w:rsidP="7449E066" w:rsidRDefault="65F411C7" w14:paraId="46A78764" w14:textId="60579D1F">
      <w:pPr>
        <w:jc w:val="both"/>
        <w:rPr>
          <w:rFonts w:ascii="Arial" w:hAnsi="Arial" w:eastAsia="Arial" w:cs="Arial" w:asciiTheme="minorAscii" w:hAnsiTheme="minorAscii" w:eastAsiaTheme="minorAscii" w:cstheme="minorAscii"/>
          <w:color w:val="000000" w:themeColor="text2"/>
          <w:lang w:val="en-GB"/>
        </w:rPr>
      </w:pPr>
    </w:p>
    <w:p w:rsidR="3D7617E5" w:rsidP="7449E066" w:rsidRDefault="3D7617E5" w14:paraId="18E6CC89" w14:textId="4DC36179">
      <w:pPr>
        <w:pStyle w:val="Normal"/>
        <w:jc w:val="both"/>
        <w:rPr>
          <w:rFonts w:ascii="Arial" w:hAnsi="Arial" w:eastAsia="Arial" w:cs="Arial" w:asciiTheme="minorAscii" w:hAnsiTheme="minorAscii" w:eastAsiaTheme="minorAscii" w:cstheme="minorAscii"/>
          <w:color w:val="000000" w:themeColor="text2"/>
          <w:lang w:val="en-GB"/>
        </w:rPr>
      </w:pPr>
      <w:r w:rsidRPr="7449E066" w:rsidR="2F2FF064">
        <w:rPr>
          <w:rFonts w:ascii="Arial" w:hAnsi="Arial" w:eastAsia="Arial" w:cs="Arial" w:asciiTheme="minorAscii" w:hAnsiTheme="minorAscii" w:eastAsiaTheme="minorAscii" w:cstheme="minorAscii"/>
          <w:b w:val="1"/>
          <w:bCs w:val="1"/>
          <w:color w:val="000000" w:themeColor="text2" w:themeTint="FF" w:themeShade="FF"/>
          <w:lang w:val="en-GB"/>
        </w:rPr>
        <w:t>Task C:</w:t>
      </w:r>
      <w:r w:rsidRPr="7449E066" w:rsidR="2B26D398">
        <w:rPr>
          <w:rFonts w:ascii="Arial" w:hAnsi="Arial" w:eastAsia="Arial" w:cs="Arial" w:asciiTheme="minorAscii" w:hAnsiTheme="minorAscii" w:eastAsiaTheme="minorAscii" w:cstheme="minorAscii"/>
          <w:b w:val="1"/>
          <w:bCs w:val="1"/>
          <w:color w:val="000000" w:themeColor="text2" w:themeTint="FF" w:themeShade="FF"/>
          <w:lang w:val="en-GB"/>
        </w:rPr>
        <w:t xml:space="preserve"> Whole-class activity</w:t>
      </w:r>
      <w:r w:rsidRPr="7449E066" w:rsidR="343AFF54">
        <w:rPr>
          <w:rFonts w:ascii="Arial" w:hAnsi="Arial" w:eastAsia="Arial" w:cs="Arial" w:asciiTheme="minorAscii" w:hAnsiTheme="minorAscii" w:eastAsiaTheme="minorAscii" w:cstheme="minorAscii"/>
          <w:b w:val="1"/>
          <w:bCs w:val="1"/>
          <w:color w:val="000000" w:themeColor="text2" w:themeTint="FF" w:themeShade="FF"/>
          <w:lang w:val="en-GB"/>
        </w:rPr>
        <w:t xml:space="preserve"> </w:t>
      </w:r>
      <w:r w:rsidRPr="7449E066" w:rsidR="2F2FF064">
        <w:rPr>
          <w:rFonts w:ascii="Arial" w:hAnsi="Arial" w:eastAsia="Arial" w:cs="Arial" w:asciiTheme="minorAscii" w:hAnsiTheme="minorAscii" w:eastAsiaTheme="minorAscii" w:cstheme="minorAscii"/>
          <w:color w:val="000000" w:themeColor="text2" w:themeTint="FF" w:themeShade="FF"/>
          <w:lang w:val="en-GB"/>
        </w:rPr>
        <w:t>(A, V, K)</w:t>
      </w:r>
      <w:r w:rsidRPr="7449E066" w:rsidR="6E26DC6F">
        <w:rPr>
          <w:rFonts w:ascii="Arial" w:hAnsi="Arial" w:eastAsia="Arial" w:cs="Arial" w:asciiTheme="minorAscii" w:hAnsiTheme="minorAscii" w:eastAsiaTheme="minorAscii" w:cstheme="minorAscii"/>
          <w:color w:val="000000" w:themeColor="text2" w:themeTint="FF" w:themeShade="FF"/>
          <w:lang w:val="en-GB"/>
        </w:rPr>
        <w:t xml:space="preserve"> - </w:t>
      </w:r>
      <w:r w:rsidRPr="7449E066" w:rsidR="09B22F4B">
        <w:rPr>
          <w:rFonts w:ascii="Arial" w:hAnsi="Arial" w:eastAsia="Arial" w:cs="Arial" w:asciiTheme="minorAscii" w:hAnsiTheme="minorAscii" w:eastAsiaTheme="minorAscii" w:cstheme="minorAscii"/>
          <w:noProof w:val="0"/>
          <w:sz w:val="24"/>
          <w:szCs w:val="24"/>
          <w:lang w:val="en-US"/>
        </w:rPr>
        <w:t>Present a digital version of</w:t>
      </w:r>
      <w:r w:rsidRPr="7449E066" w:rsidR="09B22F4B">
        <w:rPr>
          <w:rFonts w:ascii="Arial" w:hAnsi="Arial" w:eastAsia="Arial" w:cs="Arial" w:asciiTheme="minorAscii" w:hAnsiTheme="minorAscii" w:eastAsiaTheme="minorAscii" w:cstheme="minorAscii"/>
          <w:b w:val="1"/>
          <w:bCs w:val="1"/>
          <w:noProof w:val="0"/>
          <w:color w:val="000000" w:themeColor="text2" w:themeTint="FF" w:themeShade="FF"/>
          <w:sz w:val="24"/>
          <w:szCs w:val="24"/>
          <w:lang w:val="en-GB"/>
        </w:rPr>
        <w:t xml:space="preserve"> </w:t>
      </w:r>
      <w:r w:rsidRPr="7449E066" w:rsidR="09B22F4B">
        <w:rPr>
          <w:rFonts w:ascii="Arial" w:hAnsi="Arial" w:eastAsia="Arial" w:cs="Arial" w:asciiTheme="minorAscii" w:hAnsiTheme="minorAscii" w:eastAsiaTheme="minorAscii" w:cstheme="minorAscii"/>
          <w:noProof w:val="0"/>
          <w:color w:val="000000" w:themeColor="text2" w:themeTint="FF" w:themeShade="FF"/>
          <w:sz w:val="24"/>
          <w:szCs w:val="24"/>
          <w:lang w:val="en-GB"/>
        </w:rPr>
        <w:t>the</w:t>
      </w:r>
      <w:r w:rsidRPr="7449E066" w:rsidR="09B22F4B">
        <w:rPr>
          <w:rFonts w:ascii="Arial" w:hAnsi="Arial" w:eastAsia="Arial" w:cs="Arial" w:asciiTheme="minorAscii" w:hAnsiTheme="minorAscii" w:eastAsiaTheme="minorAscii" w:cstheme="minorAscii"/>
          <w:color w:val="000000" w:themeColor="text2" w:themeTint="FF" w:themeShade="FF"/>
          <w:lang w:val="en-GB"/>
        </w:rPr>
        <w:t xml:space="preserve"> </w:t>
      </w:r>
      <w:r w:rsidRPr="7449E066" w:rsidR="7FF1F977">
        <w:rPr>
          <w:rFonts w:ascii="Arial" w:hAnsi="Arial" w:eastAsia="Arial" w:cs="Arial" w:asciiTheme="minorAscii" w:hAnsiTheme="minorAscii" w:eastAsiaTheme="minorAscii" w:cstheme="minorAscii"/>
          <w:color w:val="000000" w:themeColor="text2" w:themeTint="FF" w:themeShade="FF"/>
          <w:lang w:val="en-GB"/>
        </w:rPr>
        <w:t>I</w:t>
      </w:r>
      <w:r w:rsidRPr="7449E066" w:rsidR="6E26DC6F">
        <w:rPr>
          <w:rFonts w:ascii="Arial" w:hAnsi="Arial" w:eastAsia="Arial" w:cs="Arial" w:asciiTheme="minorAscii" w:hAnsiTheme="minorAscii" w:eastAsiaTheme="minorAscii" w:cstheme="minorAscii"/>
          <w:color w:val="000000" w:themeColor="text2" w:themeTint="FF" w:themeShade="FF"/>
          <w:lang w:val="en-GB"/>
        </w:rPr>
        <w:t xml:space="preserve">mage </w:t>
      </w:r>
      <w:r w:rsidRPr="7449E066" w:rsidR="3D106816">
        <w:rPr>
          <w:rFonts w:ascii="Arial" w:hAnsi="Arial" w:eastAsia="Arial" w:cs="Arial" w:asciiTheme="minorAscii" w:hAnsiTheme="minorAscii" w:eastAsiaTheme="minorAscii" w:cstheme="minorAscii"/>
          <w:color w:val="000000" w:themeColor="text2" w:themeTint="FF" w:themeShade="FF"/>
          <w:lang w:val="en-GB"/>
        </w:rPr>
        <w:t>6.1.2</w:t>
      </w:r>
      <w:r w:rsidRPr="7449E066" w:rsidR="4E1A714B">
        <w:rPr>
          <w:rFonts w:ascii="Arial" w:hAnsi="Arial" w:eastAsia="Arial" w:cs="Arial" w:asciiTheme="minorAscii" w:hAnsiTheme="minorAscii" w:eastAsiaTheme="minorAscii" w:cstheme="minorAscii"/>
          <w:color w:val="000000" w:themeColor="text2" w:themeTint="FF" w:themeShade="FF"/>
          <w:lang w:val="en-GB"/>
        </w:rPr>
        <w:t xml:space="preserve"> What is malicious?</w:t>
      </w:r>
      <w:r w:rsidRPr="7449E066" w:rsidR="4E1A714B">
        <w:rPr>
          <w:rFonts w:ascii="Arial" w:hAnsi="Arial" w:eastAsia="Arial" w:cs="Arial" w:asciiTheme="minorAscii" w:hAnsiTheme="minorAscii" w:eastAsiaTheme="minorAscii" w:cstheme="minorAscii"/>
          <w:color w:val="000000" w:themeColor="text2" w:themeTint="FF" w:themeShade="FF"/>
          <w:lang w:val="en-GB"/>
        </w:rPr>
        <w:t xml:space="preserve"> </w:t>
      </w:r>
      <w:r w:rsidRPr="7449E066" w:rsidR="6E26DC6F">
        <w:rPr>
          <w:rFonts w:ascii="Arial" w:hAnsi="Arial" w:eastAsia="Arial" w:cs="Arial" w:asciiTheme="minorAscii" w:hAnsiTheme="minorAscii" w:eastAsiaTheme="minorAscii" w:cstheme="minorAscii"/>
          <w:color w:val="000000" w:themeColor="text2" w:themeTint="FF" w:themeShade="FF"/>
          <w:lang w:val="en-GB"/>
        </w:rPr>
        <w:t xml:space="preserve">on </w:t>
      </w:r>
      <w:r w:rsidRPr="7449E066" w:rsidR="2F2FF064">
        <w:rPr>
          <w:rFonts w:ascii="Arial" w:hAnsi="Arial" w:eastAsia="Arial" w:cs="Arial" w:asciiTheme="minorAscii" w:hAnsiTheme="minorAscii" w:eastAsiaTheme="minorAscii" w:cstheme="minorAscii"/>
          <w:color w:val="000000" w:themeColor="text2" w:themeTint="FF" w:themeShade="FF"/>
          <w:lang w:val="en-GB"/>
        </w:rPr>
        <w:t xml:space="preserve">the whiteboard, poster, or any other material for placing </w:t>
      </w:r>
      <w:r w:rsidRPr="7449E066" w:rsidR="75D6C562">
        <w:rPr>
          <w:rFonts w:ascii="Arial" w:hAnsi="Arial" w:eastAsia="Arial" w:cs="Arial" w:asciiTheme="minorAscii" w:hAnsiTheme="minorAscii" w:eastAsiaTheme="minorAscii" w:cstheme="minorAscii"/>
          <w:color w:val="000000" w:themeColor="text2" w:themeTint="FF" w:themeShade="FF"/>
          <w:lang w:val="en-GB"/>
        </w:rPr>
        <w:t xml:space="preserve">the </w:t>
      </w:r>
      <w:r w:rsidRPr="7449E066" w:rsidR="2F2FF064">
        <w:rPr>
          <w:rFonts w:ascii="Arial" w:hAnsi="Arial" w:eastAsia="Arial" w:cs="Arial" w:asciiTheme="minorAscii" w:hAnsiTheme="minorAscii" w:eastAsiaTheme="minorAscii" w:cstheme="minorAscii"/>
          <w:color w:val="000000" w:themeColor="text2" w:themeTint="FF" w:themeShade="FF"/>
          <w:lang w:val="en-GB"/>
        </w:rPr>
        <w:t>sticky notes</w:t>
      </w:r>
      <w:r w:rsidRPr="7449E066" w:rsidR="6042E430">
        <w:rPr>
          <w:rFonts w:ascii="Arial" w:hAnsi="Arial" w:eastAsia="Arial" w:cs="Arial" w:asciiTheme="minorAscii" w:hAnsiTheme="minorAscii" w:eastAsiaTheme="minorAscii" w:cstheme="minorAscii"/>
          <w:color w:val="000000" w:themeColor="text2" w:themeTint="FF" w:themeShade="FF"/>
          <w:lang w:val="en-GB"/>
        </w:rPr>
        <w:t xml:space="preserve"> from Task B</w:t>
      </w:r>
      <w:r w:rsidRPr="7449E066" w:rsidR="2F2FF064">
        <w:rPr>
          <w:rFonts w:ascii="Arial" w:hAnsi="Arial" w:eastAsia="Arial" w:cs="Arial" w:asciiTheme="minorAscii" w:hAnsiTheme="minorAscii" w:eastAsiaTheme="minorAscii" w:cstheme="minorAscii"/>
          <w:color w:val="000000" w:themeColor="text2" w:themeTint="FF" w:themeShade="FF"/>
          <w:lang w:val="en-GB"/>
        </w:rPr>
        <w:t xml:space="preserve">. </w:t>
      </w:r>
    </w:p>
    <w:p w:rsidR="0345AE7F" w:rsidP="7449E066" w:rsidRDefault="0345AE7F" w14:paraId="7492993D" w14:textId="132D6A30">
      <w:pPr>
        <w:jc w:val="both"/>
        <w:rPr>
          <w:rFonts w:ascii="Arial" w:hAnsi="Arial" w:eastAsia="Arial" w:cs="Arial" w:asciiTheme="minorAscii" w:hAnsiTheme="minorAscii" w:eastAsiaTheme="minorAscii" w:cstheme="minorAscii"/>
          <w:color w:val="000000" w:themeColor="text2"/>
          <w:lang w:val="en-GB"/>
        </w:rPr>
      </w:pPr>
    </w:p>
    <w:p w:rsidR="3D7617E5" w:rsidP="7449E066" w:rsidRDefault="3D7617E5" w14:paraId="52FB8845" w14:textId="32CE0DFF">
      <w:pPr>
        <w:pStyle w:val="ListParagraph"/>
        <w:numPr>
          <w:ilvl w:val="0"/>
          <w:numId w:val="34"/>
        </w:numPr>
        <w:jc w:val="both"/>
        <w:rPr>
          <w:rFonts w:ascii="Arial" w:hAnsi="Arial" w:eastAsia="Arial" w:cs="Arial" w:asciiTheme="minorAscii" w:hAnsiTheme="minorAscii" w:eastAsiaTheme="minorAscii" w:cstheme="minorAscii"/>
          <w:color w:val="000000" w:themeColor="text2"/>
          <w:lang w:val="en-GB"/>
        </w:rPr>
      </w:pPr>
      <w:r w:rsidRPr="7449E066" w:rsidR="2F2FF064">
        <w:rPr>
          <w:rFonts w:ascii="Arial" w:hAnsi="Arial" w:eastAsia="Arial" w:cs="Arial" w:asciiTheme="minorAscii" w:hAnsiTheme="minorAscii" w:eastAsiaTheme="minorAscii" w:cstheme="minorAscii"/>
          <w:color w:val="000000" w:themeColor="text2" w:themeTint="FF" w:themeShade="FF"/>
          <w:lang w:val="en-GB"/>
        </w:rPr>
        <w:t xml:space="preserve">Ask </w:t>
      </w:r>
      <w:r w:rsidRPr="7449E066" w:rsidR="13943618">
        <w:rPr>
          <w:rFonts w:ascii="Arial" w:hAnsi="Arial" w:eastAsia="Arial" w:cs="Arial" w:asciiTheme="minorAscii" w:hAnsiTheme="minorAscii" w:eastAsiaTheme="minorAscii" w:cstheme="minorAscii"/>
          <w:color w:val="000000" w:themeColor="text2" w:themeTint="FF" w:themeShade="FF"/>
          <w:lang w:val="en-GB"/>
        </w:rPr>
        <w:t>for one or two</w:t>
      </w:r>
      <w:r w:rsidRPr="7449E066" w:rsidR="2F2FF064">
        <w:rPr>
          <w:rFonts w:ascii="Arial" w:hAnsi="Arial" w:eastAsia="Arial" w:cs="Arial" w:asciiTheme="minorAscii" w:hAnsiTheme="minorAscii" w:eastAsiaTheme="minorAscii" w:cstheme="minorAscii"/>
          <w:color w:val="000000" w:themeColor="text2" w:themeTint="FF" w:themeShade="FF"/>
          <w:lang w:val="en-GB"/>
        </w:rPr>
        <w:t xml:space="preserve"> student</w:t>
      </w:r>
      <w:r w:rsidRPr="7449E066" w:rsidR="66259558">
        <w:rPr>
          <w:rFonts w:ascii="Arial" w:hAnsi="Arial" w:eastAsia="Arial" w:cs="Arial" w:asciiTheme="minorAscii" w:hAnsiTheme="minorAscii" w:eastAsiaTheme="minorAscii" w:cstheme="minorAscii"/>
          <w:color w:val="000000" w:themeColor="text2" w:themeTint="FF" w:themeShade="FF"/>
          <w:lang w:val="en-GB"/>
        </w:rPr>
        <w:t>s to volunteer</w:t>
      </w:r>
      <w:r w:rsidRPr="7449E066" w:rsidR="2F2FF064">
        <w:rPr>
          <w:rFonts w:ascii="Arial" w:hAnsi="Arial" w:eastAsia="Arial" w:cs="Arial" w:asciiTheme="minorAscii" w:hAnsiTheme="minorAscii" w:eastAsiaTheme="minorAscii" w:cstheme="minorAscii"/>
          <w:color w:val="000000" w:themeColor="text2" w:themeTint="FF" w:themeShade="FF"/>
          <w:lang w:val="en-GB"/>
        </w:rPr>
        <w:t xml:space="preserve"> to come and place the</w:t>
      </w:r>
      <w:r w:rsidRPr="7449E066" w:rsidR="2D972017">
        <w:rPr>
          <w:rFonts w:ascii="Arial" w:hAnsi="Arial" w:eastAsia="Arial" w:cs="Arial" w:asciiTheme="minorAscii" w:hAnsiTheme="minorAscii" w:eastAsiaTheme="minorAscii" w:cstheme="minorAscii"/>
          <w:color w:val="000000" w:themeColor="text2" w:themeTint="FF" w:themeShade="FF"/>
          <w:lang w:val="en-GB"/>
        </w:rPr>
        <w:t>ir</w:t>
      </w:r>
      <w:r w:rsidRPr="7449E066" w:rsidR="2F2FF064">
        <w:rPr>
          <w:rFonts w:ascii="Arial" w:hAnsi="Arial" w:eastAsia="Arial" w:cs="Arial" w:asciiTheme="minorAscii" w:hAnsiTheme="minorAscii" w:eastAsiaTheme="minorAscii" w:cstheme="minorAscii"/>
          <w:color w:val="000000" w:themeColor="text2" w:themeTint="FF" w:themeShade="FF"/>
          <w:lang w:val="en-GB"/>
        </w:rPr>
        <w:t xml:space="preserve"> sticky note from Task B in the first column. </w:t>
      </w:r>
    </w:p>
    <w:p w:rsidR="3D7617E5" w:rsidP="7449E066" w:rsidRDefault="3D7617E5" w14:paraId="2489B7BA" w14:textId="462434EA">
      <w:pPr>
        <w:pStyle w:val="ListParagraph"/>
        <w:numPr>
          <w:ilvl w:val="1"/>
          <w:numId w:val="34"/>
        </w:numPr>
        <w:jc w:val="both"/>
        <w:rPr>
          <w:rFonts w:ascii="Arial" w:hAnsi="Arial" w:eastAsia="Arial" w:cs="Arial" w:asciiTheme="minorAscii" w:hAnsiTheme="minorAscii" w:eastAsiaTheme="minorAscii" w:cstheme="minorAscii"/>
          <w:color w:val="000000" w:themeColor="text2"/>
          <w:lang w:val="en-GB"/>
        </w:rPr>
      </w:pPr>
      <w:r w:rsidRPr="7449E066" w:rsidR="2F2FF064">
        <w:rPr>
          <w:rFonts w:ascii="Arial" w:hAnsi="Arial" w:eastAsia="Arial" w:cs="Arial" w:asciiTheme="minorAscii" w:hAnsiTheme="minorAscii" w:eastAsiaTheme="minorAscii" w:cstheme="minorAscii"/>
          <w:color w:val="000000" w:themeColor="text2" w:themeTint="FF" w:themeShade="FF"/>
          <w:lang w:val="en-GB"/>
        </w:rPr>
        <w:t>Ask the student</w:t>
      </w:r>
      <w:r w:rsidRPr="7449E066" w:rsidR="1D864A23">
        <w:rPr>
          <w:rFonts w:ascii="Arial" w:hAnsi="Arial" w:eastAsia="Arial" w:cs="Arial" w:asciiTheme="minorAscii" w:hAnsiTheme="minorAscii" w:eastAsiaTheme="minorAscii" w:cstheme="minorAscii"/>
          <w:color w:val="000000" w:themeColor="text2" w:themeTint="FF" w:themeShade="FF"/>
          <w:lang w:val="en-GB"/>
        </w:rPr>
        <w:t>s</w:t>
      </w:r>
      <w:r w:rsidRPr="7449E066" w:rsidR="2F2FF064">
        <w:rPr>
          <w:rFonts w:ascii="Arial" w:hAnsi="Arial" w:eastAsia="Arial" w:cs="Arial" w:asciiTheme="minorAscii" w:hAnsiTheme="minorAscii" w:eastAsiaTheme="minorAscii" w:cstheme="minorAscii"/>
          <w:color w:val="000000" w:themeColor="text2" w:themeTint="FF" w:themeShade="FF"/>
          <w:lang w:val="en-GB"/>
        </w:rPr>
        <w:t xml:space="preserve"> to say the keyword aloud (or read it to the class yourself if the student prefers not to talk in front of the class)</w:t>
      </w:r>
      <w:r w:rsidRPr="7449E066" w:rsidR="14272624">
        <w:rPr>
          <w:rFonts w:ascii="Arial" w:hAnsi="Arial" w:eastAsia="Arial" w:cs="Arial" w:asciiTheme="minorAscii" w:hAnsiTheme="minorAscii" w:eastAsiaTheme="minorAscii" w:cstheme="minorAscii"/>
          <w:color w:val="000000" w:themeColor="text2" w:themeTint="FF" w:themeShade="FF"/>
          <w:lang w:val="en-GB"/>
        </w:rPr>
        <w:t xml:space="preserve"> and </w:t>
      </w:r>
      <w:r w:rsidRPr="7449E066" w:rsidR="2CCA0C54">
        <w:rPr>
          <w:rFonts w:ascii="Arial" w:hAnsi="Arial" w:eastAsia="Arial" w:cs="Arial" w:asciiTheme="minorAscii" w:hAnsiTheme="minorAscii" w:eastAsiaTheme="minorAscii" w:cstheme="minorAscii"/>
          <w:color w:val="000000" w:themeColor="text2" w:themeTint="FF" w:themeShade="FF"/>
          <w:lang w:val="en-GB"/>
        </w:rPr>
        <w:t xml:space="preserve">ask </w:t>
      </w:r>
      <w:r w:rsidRPr="7449E066" w:rsidR="4F887DAC">
        <w:rPr>
          <w:rFonts w:ascii="Arial" w:hAnsi="Arial" w:eastAsia="Arial" w:cs="Arial" w:asciiTheme="minorAscii" w:hAnsiTheme="minorAscii" w:eastAsiaTheme="minorAscii" w:cstheme="minorAscii"/>
          <w:color w:val="000000" w:themeColor="text2" w:themeTint="FF" w:themeShade="FF"/>
          <w:lang w:val="en-GB"/>
        </w:rPr>
        <w:t xml:space="preserve">the student </w:t>
      </w:r>
      <w:r w:rsidRPr="7449E066" w:rsidR="2CCA0C54">
        <w:rPr>
          <w:rFonts w:ascii="Arial" w:hAnsi="Arial" w:eastAsia="Arial" w:cs="Arial" w:asciiTheme="minorAscii" w:hAnsiTheme="minorAscii" w:eastAsiaTheme="minorAscii" w:cstheme="minorAscii"/>
          <w:color w:val="000000" w:themeColor="text2" w:themeTint="FF" w:themeShade="FF"/>
          <w:lang w:val="en-GB"/>
        </w:rPr>
        <w:t xml:space="preserve">to </w:t>
      </w:r>
      <w:r w:rsidRPr="7449E066" w:rsidR="14272624">
        <w:rPr>
          <w:rFonts w:ascii="Arial" w:hAnsi="Arial" w:eastAsia="Arial" w:cs="Arial" w:asciiTheme="minorAscii" w:hAnsiTheme="minorAscii" w:eastAsiaTheme="minorAscii" w:cstheme="minorAscii"/>
          <w:color w:val="000000" w:themeColor="text2" w:themeTint="FF" w:themeShade="FF"/>
          <w:lang w:val="en-GB"/>
        </w:rPr>
        <w:t xml:space="preserve">comment </w:t>
      </w:r>
      <w:r w:rsidRPr="7449E066" w:rsidR="0C0EB267">
        <w:rPr>
          <w:rFonts w:ascii="Arial" w:hAnsi="Arial" w:eastAsia="Arial" w:cs="Arial" w:asciiTheme="minorAscii" w:hAnsiTheme="minorAscii" w:eastAsiaTheme="minorAscii" w:cstheme="minorAscii"/>
          <w:color w:val="000000" w:themeColor="text2" w:themeTint="FF" w:themeShade="FF"/>
          <w:lang w:val="en-GB"/>
        </w:rPr>
        <w:t>on what it is and why it is malicious. Or the teacher can also comment on this</w:t>
      </w:r>
      <w:r w:rsidRPr="7449E066" w:rsidR="2F2FF064">
        <w:rPr>
          <w:rFonts w:ascii="Arial" w:hAnsi="Arial" w:eastAsia="Arial" w:cs="Arial" w:asciiTheme="minorAscii" w:hAnsiTheme="minorAscii" w:eastAsiaTheme="minorAscii" w:cstheme="minorAscii"/>
          <w:color w:val="000000" w:themeColor="text2" w:themeTint="FF" w:themeShade="FF"/>
          <w:lang w:val="en-GB"/>
        </w:rPr>
        <w:t>.</w:t>
      </w:r>
    </w:p>
    <w:p w:rsidR="127901AD" w:rsidP="7449E066" w:rsidRDefault="4057FC4E" w14:paraId="34346087" w14:textId="721460C5">
      <w:pPr>
        <w:pStyle w:val="ListParagraph"/>
        <w:numPr>
          <w:ilvl w:val="1"/>
          <w:numId w:val="34"/>
        </w:numPr>
        <w:jc w:val="both"/>
        <w:rPr>
          <w:rFonts w:ascii="Arial" w:hAnsi="Arial" w:eastAsia="Arial" w:cs="Arial" w:asciiTheme="minorAscii" w:hAnsiTheme="minorAscii" w:eastAsiaTheme="minorAscii" w:cstheme="minorAscii"/>
          <w:color w:val="000000" w:themeColor="text2"/>
          <w:lang w:val="en-GB"/>
        </w:rPr>
      </w:pPr>
      <w:r w:rsidRPr="7449E066" w:rsidR="32EEEB91">
        <w:rPr>
          <w:rFonts w:ascii="Arial" w:hAnsi="Arial" w:eastAsia="Arial" w:cs="Arial" w:asciiTheme="minorAscii" w:hAnsiTheme="minorAscii" w:eastAsiaTheme="minorAscii" w:cstheme="minorAscii"/>
          <w:color w:val="000000" w:themeColor="text2" w:themeTint="FF" w:themeShade="FF"/>
          <w:lang w:val="en-GB"/>
        </w:rPr>
        <w:t xml:space="preserve">On the white board group together similar post it notes. </w:t>
      </w:r>
      <w:r w:rsidRPr="7449E066" w:rsidR="38622A4A">
        <w:rPr>
          <w:rFonts w:ascii="Arial" w:hAnsi="Arial" w:eastAsia="Arial" w:cs="Arial" w:asciiTheme="minorAscii" w:hAnsiTheme="minorAscii" w:eastAsiaTheme="minorAscii" w:cstheme="minorAscii"/>
          <w:color w:val="000000" w:themeColor="text2" w:themeTint="FF" w:themeShade="FF"/>
          <w:lang w:val="en-GB"/>
        </w:rPr>
        <w:t>Name the first group (column) for the keywords based on the student’s keyword or phrase.</w:t>
      </w:r>
      <w:r w:rsidRPr="7449E066" w:rsidR="5D6B6FAC">
        <w:rPr>
          <w:rFonts w:ascii="Arial" w:hAnsi="Arial" w:eastAsia="Arial" w:cs="Arial" w:asciiTheme="minorAscii" w:hAnsiTheme="minorAscii" w:eastAsiaTheme="minorAscii" w:cstheme="minorAscii"/>
          <w:color w:val="000000" w:themeColor="text2" w:themeTint="FF" w:themeShade="FF"/>
          <w:lang w:val="en-GB"/>
        </w:rPr>
        <w:t xml:space="preserve"> For example, games, type of the digital assets, digital tools for homework such as language learning </w:t>
      </w:r>
      <w:r w:rsidRPr="7449E066" w:rsidR="3DB13133">
        <w:rPr>
          <w:rFonts w:ascii="Arial" w:hAnsi="Arial" w:eastAsia="Arial" w:cs="Arial" w:asciiTheme="minorAscii" w:hAnsiTheme="minorAscii" w:eastAsiaTheme="minorAscii" w:cstheme="minorAscii"/>
          <w:color w:val="000000" w:themeColor="text2" w:themeTint="FF" w:themeShade="FF"/>
          <w:lang w:val="en-GB"/>
        </w:rPr>
        <w:t>applications</w:t>
      </w:r>
      <w:r w:rsidRPr="7449E066" w:rsidR="5D6B6FAC">
        <w:rPr>
          <w:rFonts w:ascii="Arial" w:hAnsi="Arial" w:eastAsia="Arial" w:cs="Arial" w:asciiTheme="minorAscii" w:hAnsiTheme="minorAscii" w:eastAsiaTheme="minorAscii" w:cstheme="minorAscii"/>
          <w:color w:val="000000" w:themeColor="text2" w:themeTint="FF" w:themeShade="FF"/>
          <w:lang w:val="en-GB"/>
        </w:rPr>
        <w:t xml:space="preserve"> installed on the computer.</w:t>
      </w:r>
    </w:p>
    <w:p w:rsidR="3D7617E5" w:rsidP="7449E066" w:rsidRDefault="3D7617E5" w14:paraId="145C4BFE" w14:textId="2528B817">
      <w:pPr>
        <w:pStyle w:val="ListParagraph"/>
        <w:numPr>
          <w:ilvl w:val="1"/>
          <w:numId w:val="34"/>
        </w:numPr>
        <w:jc w:val="both"/>
        <w:rPr>
          <w:rFonts w:ascii="Arial" w:hAnsi="Arial" w:eastAsia="Arial" w:cs="Arial" w:asciiTheme="minorAscii" w:hAnsiTheme="minorAscii" w:eastAsiaTheme="minorAscii" w:cstheme="minorAscii"/>
          <w:color w:val="000000" w:themeColor="text2"/>
          <w:lang w:val="en-GB"/>
        </w:rPr>
      </w:pPr>
      <w:r w:rsidRPr="7449E066" w:rsidR="2F2FF064">
        <w:rPr>
          <w:rFonts w:ascii="Arial" w:hAnsi="Arial" w:eastAsia="Arial" w:cs="Arial" w:asciiTheme="minorAscii" w:hAnsiTheme="minorAscii" w:eastAsiaTheme="minorAscii" w:cstheme="minorAscii"/>
          <w:color w:val="000000" w:themeColor="text2" w:themeTint="FF" w:themeShade="FF"/>
          <w:lang w:val="en-GB"/>
        </w:rPr>
        <w:t xml:space="preserve">Ask other students that have the same or a very similar keyword to come to the board (or poster), place their sticky notes in the same column, and comment on their decision to add the keyword in the same column (or you can comment on the keyword). </w:t>
      </w:r>
      <w:r w:rsidRPr="7449E066" w:rsidR="60D78896">
        <w:rPr>
          <w:rFonts w:ascii="Arial" w:hAnsi="Arial" w:eastAsia="Arial" w:cs="Arial" w:asciiTheme="minorAscii" w:hAnsiTheme="minorAscii" w:eastAsiaTheme="minorAscii" w:cstheme="minorAscii"/>
          <w:color w:val="000000" w:themeColor="text2" w:themeTint="FF" w:themeShade="FF"/>
          <w:lang w:val="en-GB"/>
        </w:rPr>
        <w:t>Continue with this until there are no more post it notes that are similar.</w:t>
      </w:r>
    </w:p>
    <w:p w:rsidR="3D7617E5" w:rsidP="7449E066" w:rsidRDefault="3D7617E5" w14:paraId="4B56F2F0" w14:textId="46C11BA9">
      <w:pPr>
        <w:pStyle w:val="ListParagraph"/>
        <w:numPr>
          <w:ilvl w:val="0"/>
          <w:numId w:val="34"/>
        </w:numPr>
        <w:jc w:val="both"/>
        <w:rPr>
          <w:rFonts w:ascii="Arial" w:hAnsi="Arial" w:eastAsia="Arial" w:cs="Arial" w:asciiTheme="minorAscii" w:hAnsiTheme="minorAscii" w:eastAsiaTheme="minorAscii" w:cstheme="minorAscii"/>
          <w:color w:val="000000" w:themeColor="text2"/>
          <w:lang w:val="en-GB"/>
        </w:rPr>
      </w:pPr>
      <w:r w:rsidRPr="7449E066" w:rsidR="2F2FF064">
        <w:rPr>
          <w:rFonts w:ascii="Arial" w:hAnsi="Arial" w:eastAsia="Arial" w:cs="Arial" w:asciiTheme="minorAscii" w:hAnsiTheme="minorAscii" w:eastAsiaTheme="minorAscii" w:cstheme="minorAscii"/>
          <w:color w:val="000000" w:themeColor="text2" w:themeTint="FF" w:themeShade="FF"/>
          <w:lang w:val="en-GB"/>
        </w:rPr>
        <w:t>Then ask the next student that has not placed the sticky note with the keyword yet to come and place it</w:t>
      </w:r>
      <w:r w:rsidRPr="7449E066" w:rsidR="5F9C5423">
        <w:rPr>
          <w:rFonts w:ascii="Arial" w:hAnsi="Arial" w:eastAsia="Arial" w:cs="Arial" w:asciiTheme="minorAscii" w:hAnsiTheme="minorAscii" w:eastAsiaTheme="minorAscii" w:cstheme="minorAscii"/>
          <w:color w:val="000000" w:themeColor="text2" w:themeTint="FF" w:themeShade="FF"/>
          <w:lang w:val="en-GB"/>
        </w:rPr>
        <w:t>. If the keyword does not fit the first column by the context, start adding sticky notes to</w:t>
      </w:r>
      <w:r w:rsidRPr="7449E066" w:rsidR="2F2FF064">
        <w:rPr>
          <w:rFonts w:ascii="Arial" w:hAnsi="Arial" w:eastAsia="Arial" w:cs="Arial" w:asciiTheme="minorAscii" w:hAnsiTheme="minorAscii" w:eastAsiaTheme="minorAscii" w:cstheme="minorAscii"/>
          <w:color w:val="000000" w:themeColor="text2" w:themeTint="FF" w:themeShade="FF"/>
          <w:lang w:val="en-GB"/>
        </w:rPr>
        <w:t xml:space="preserve"> the second column. </w:t>
      </w:r>
    </w:p>
    <w:p w:rsidR="3D7617E5" w:rsidP="7449E066" w:rsidRDefault="3D7617E5" w14:paraId="3AA2A420" w14:textId="43CBA550">
      <w:pPr>
        <w:pStyle w:val="ListParagraph"/>
        <w:numPr>
          <w:ilvl w:val="0"/>
          <w:numId w:val="34"/>
        </w:numPr>
        <w:jc w:val="both"/>
        <w:rPr>
          <w:rFonts w:ascii="Arial" w:hAnsi="Arial" w:eastAsia="Arial" w:cs="Arial" w:asciiTheme="minorAscii" w:hAnsiTheme="minorAscii" w:eastAsiaTheme="minorAscii" w:cstheme="minorAscii"/>
          <w:color w:val="000000" w:themeColor="text2"/>
          <w:lang w:val="en-GB"/>
        </w:rPr>
      </w:pPr>
      <w:r w:rsidRPr="7449E066" w:rsidR="2F2FF064">
        <w:rPr>
          <w:rFonts w:ascii="Arial" w:hAnsi="Arial" w:eastAsia="Arial" w:cs="Arial" w:asciiTheme="minorAscii" w:hAnsiTheme="minorAscii" w:eastAsiaTheme="minorAscii" w:cstheme="minorAscii"/>
          <w:color w:val="000000" w:themeColor="text2" w:themeTint="FF" w:themeShade="FF"/>
          <w:lang w:val="en-GB"/>
        </w:rPr>
        <w:t>Continue until students have no more sticky notes.</w:t>
      </w:r>
    </w:p>
    <w:p w:rsidR="3D7617E5" w:rsidP="7449E066" w:rsidRDefault="3D7617E5" w14:paraId="0539F730" w14:textId="0C3832F3">
      <w:pPr>
        <w:pStyle w:val="ListParagraph"/>
        <w:numPr>
          <w:ilvl w:val="0"/>
          <w:numId w:val="34"/>
        </w:numPr>
        <w:jc w:val="both"/>
        <w:rPr>
          <w:rFonts w:ascii="Arial" w:hAnsi="Arial" w:eastAsia="Arial" w:cs="Arial" w:asciiTheme="minorAscii" w:hAnsiTheme="minorAscii" w:eastAsiaTheme="minorAscii" w:cstheme="minorAscii"/>
          <w:i w:val="1"/>
          <w:iCs w:val="1"/>
          <w:color w:val="000000" w:themeColor="text2"/>
          <w:lang w:val="en-GB"/>
        </w:rPr>
      </w:pPr>
      <w:r w:rsidRPr="7449E066" w:rsidR="2F2FF064">
        <w:rPr>
          <w:rFonts w:ascii="Arial" w:hAnsi="Arial" w:eastAsia="Arial" w:cs="Arial" w:asciiTheme="minorAscii" w:hAnsiTheme="minorAscii" w:eastAsiaTheme="minorAscii" w:cstheme="minorAscii"/>
          <w:color w:val="000000" w:themeColor="text2" w:themeTint="FF" w:themeShade="FF"/>
          <w:lang w:val="en-GB"/>
        </w:rPr>
        <w:t xml:space="preserve">Summarise the number of columns and typical students’ perception on what malicious means. </w:t>
      </w:r>
      <w:r w:rsidRPr="7449E066" w:rsidR="2F2FF064">
        <w:rPr>
          <w:rFonts w:ascii="Arial" w:hAnsi="Arial" w:eastAsia="Arial" w:cs="Arial" w:asciiTheme="minorAscii" w:hAnsiTheme="minorAscii" w:eastAsiaTheme="minorAscii" w:cstheme="minorAscii"/>
          <w:i w:val="1"/>
          <w:iCs w:val="1"/>
          <w:color w:val="000000" w:themeColor="text2" w:themeTint="FF" w:themeShade="FF"/>
          <w:lang w:val="en-GB"/>
        </w:rPr>
        <w:t>Do not assess correctness</w:t>
      </w:r>
      <w:r w:rsidRPr="7449E066" w:rsidR="05406A53">
        <w:rPr>
          <w:rFonts w:ascii="Arial" w:hAnsi="Arial" w:eastAsia="Arial" w:cs="Arial" w:asciiTheme="minorAscii" w:hAnsiTheme="minorAscii" w:eastAsiaTheme="minorAscii" w:cstheme="minorAscii"/>
          <w:i w:val="1"/>
          <w:iCs w:val="1"/>
          <w:color w:val="000000" w:themeColor="text2" w:themeTint="FF" w:themeShade="FF"/>
          <w:lang w:val="en-GB"/>
        </w:rPr>
        <w:t xml:space="preserve"> or misinterpretations</w:t>
      </w:r>
      <w:r w:rsidRPr="7449E066" w:rsidR="2F2FF064">
        <w:rPr>
          <w:rFonts w:ascii="Arial" w:hAnsi="Arial" w:eastAsia="Arial" w:cs="Arial" w:asciiTheme="minorAscii" w:hAnsiTheme="minorAscii" w:eastAsiaTheme="minorAscii" w:cstheme="minorAscii"/>
          <w:i w:val="1"/>
          <w:iCs w:val="1"/>
          <w:color w:val="000000" w:themeColor="text2" w:themeTint="FF" w:themeShade="FF"/>
          <w:lang w:val="en-GB"/>
        </w:rPr>
        <w:t>.</w:t>
      </w:r>
    </w:p>
    <w:p w:rsidR="65F411C7" w:rsidP="7449E066" w:rsidRDefault="65F411C7" w14:paraId="3033810B" w14:textId="4E8AD9D7">
      <w:pPr>
        <w:jc w:val="both"/>
        <w:rPr>
          <w:rFonts w:ascii="Arial" w:hAnsi="Arial" w:eastAsia="Arial" w:cs="Arial" w:asciiTheme="minorAscii" w:hAnsiTheme="minorAscii" w:eastAsiaTheme="minorAscii" w:cstheme="minorAscii"/>
          <w:color w:val="000000" w:themeColor="text2"/>
          <w:lang w:val="en-GB"/>
        </w:rPr>
      </w:pPr>
    </w:p>
    <w:p w:rsidR="3D7617E5" w:rsidP="7449E066" w:rsidRDefault="3D7617E5" w14:paraId="5F75CB64" w14:textId="37B81961">
      <w:pPr>
        <w:jc w:val="both"/>
        <w:rPr>
          <w:rFonts w:ascii="Arial" w:hAnsi="Arial" w:eastAsia="Arial" w:cs="Arial" w:asciiTheme="minorAscii" w:hAnsiTheme="minorAscii" w:eastAsiaTheme="minorAscii" w:cstheme="minorAscii"/>
          <w:color w:val="000000" w:themeColor="text2"/>
          <w:lang w:val="en-GB"/>
        </w:rPr>
      </w:pPr>
      <w:r w:rsidRPr="7449E066" w:rsidR="2F2FF064">
        <w:rPr>
          <w:rFonts w:ascii="Arial" w:hAnsi="Arial" w:eastAsia="Arial" w:cs="Arial" w:asciiTheme="minorAscii" w:hAnsiTheme="minorAscii" w:eastAsiaTheme="minorAscii" w:cstheme="minorAscii"/>
          <w:b w:val="1"/>
          <w:bCs w:val="1"/>
          <w:color w:val="000000" w:themeColor="text2" w:themeTint="FF" w:themeShade="FF"/>
          <w:lang w:val="en-GB"/>
        </w:rPr>
        <w:t>Hint 1:</w:t>
      </w:r>
      <w:r w:rsidRPr="7449E066" w:rsidR="2F2FF064">
        <w:rPr>
          <w:rFonts w:ascii="Arial" w:hAnsi="Arial" w:eastAsia="Arial" w:cs="Arial" w:asciiTheme="minorAscii" w:hAnsiTheme="minorAscii" w:eastAsiaTheme="minorAscii" w:cstheme="minorAscii"/>
          <w:color w:val="000000" w:themeColor="text2" w:themeTint="FF" w:themeShade="FF"/>
          <w:lang w:val="en-GB"/>
        </w:rPr>
        <w:t xml:space="preserve"> You could help students decide if they can locate the keyword into already existing groups of keywords. </w:t>
      </w:r>
    </w:p>
    <w:p w:rsidR="3D7617E5" w:rsidP="7449E066" w:rsidRDefault="3D7617E5" w14:paraId="15795F72" w14:textId="07EE4EF9">
      <w:pPr>
        <w:jc w:val="both"/>
        <w:rPr>
          <w:rFonts w:ascii="Arial" w:hAnsi="Arial" w:eastAsia="Arial" w:cs="Arial" w:asciiTheme="minorAscii" w:hAnsiTheme="minorAscii" w:eastAsiaTheme="minorAscii" w:cstheme="minorAscii"/>
          <w:color w:val="000000" w:themeColor="text2"/>
          <w:lang w:val="en-GB"/>
        </w:rPr>
      </w:pPr>
      <w:r w:rsidRPr="7449E066" w:rsidR="2F2FF064">
        <w:rPr>
          <w:rFonts w:ascii="Arial" w:hAnsi="Arial" w:eastAsia="Arial" w:cs="Arial" w:asciiTheme="minorAscii" w:hAnsiTheme="minorAscii" w:eastAsiaTheme="minorAscii" w:cstheme="minorAscii"/>
          <w:b w:val="1"/>
          <w:bCs w:val="1"/>
          <w:color w:val="000000" w:themeColor="text2" w:themeTint="FF" w:themeShade="FF"/>
          <w:lang w:val="en-GB"/>
        </w:rPr>
        <w:t>Hint 2:</w:t>
      </w:r>
      <w:r w:rsidRPr="7449E066" w:rsidR="2F2FF064">
        <w:rPr>
          <w:rFonts w:ascii="Arial" w:hAnsi="Arial" w:eastAsia="Arial" w:cs="Arial" w:asciiTheme="minorAscii" w:hAnsiTheme="minorAscii" w:eastAsiaTheme="minorAscii" w:cstheme="minorAscii"/>
          <w:color w:val="000000" w:themeColor="text2" w:themeTint="FF" w:themeShade="FF"/>
          <w:lang w:val="en-GB"/>
        </w:rPr>
        <w:t xml:space="preserve"> Some students could already know the meaning of malware and what damage it could cause. They could comment on the keywords of their peers.</w:t>
      </w:r>
    </w:p>
    <w:p w:rsidR="65F411C7" w:rsidP="7449E066" w:rsidRDefault="65F411C7" w14:paraId="5811B023" w14:textId="410881CA">
      <w:pPr>
        <w:jc w:val="both"/>
        <w:rPr>
          <w:rFonts w:ascii="Arial" w:hAnsi="Arial" w:eastAsia="Arial" w:cs="Arial" w:asciiTheme="minorAscii" w:hAnsiTheme="minorAscii" w:eastAsiaTheme="minorAscii" w:cstheme="minorAscii"/>
          <w:color w:val="000000" w:themeColor="text2"/>
          <w:lang w:val="en-GB"/>
        </w:rPr>
      </w:pPr>
    </w:p>
    <w:p w:rsidR="559AD306" w:rsidP="7449E066" w:rsidRDefault="559AD306" w14:paraId="42B31013" w14:textId="7F29C7BA">
      <w:pPr>
        <w:jc w:val="center"/>
        <w:rPr>
          <w:rFonts w:ascii="Arial" w:hAnsi="Arial" w:eastAsia="Arial" w:cs="Arial" w:asciiTheme="minorAscii" w:hAnsiTheme="minorAscii" w:eastAsiaTheme="minorAscii" w:cstheme="minorAscii"/>
          <w:color w:val="000000" w:themeColor="text2"/>
          <w:lang w:val="en-GB"/>
        </w:rPr>
      </w:pPr>
      <w:r w:rsidR="7C775870">
        <w:drawing>
          <wp:inline wp14:editId="7B42563F" wp14:anchorId="03A0B904">
            <wp:extent cx="4754159" cy="2676525"/>
            <wp:effectExtent l="0" t="0" r="0" b="0"/>
            <wp:docPr id="9313947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31394788" name="Picture 931394788"/>
                    <pic:cNvPicPr/>
                  </pic:nvPicPr>
                  <pic:blipFill>
                    <a:blip xmlns:r="http://schemas.openxmlformats.org/officeDocument/2006/relationships" r:embed="rId9">
                      <a:extLst>
                        <a:ext uri="{28A0092B-C50C-407E-A947-70E740481C1C}">
                          <a14:useLocalDpi xmlns:a14="http://schemas.microsoft.com/office/drawing/2010/main"/>
                        </a:ext>
                      </a:extLst>
                    </a:blip>
                    <a:stretch>
                      <a:fillRect/>
                    </a:stretch>
                  </pic:blipFill>
                  <pic:spPr>
                    <a:xfrm>
                      <a:off x="0" y="0"/>
                      <a:ext cx="4754159" cy="2676525"/>
                    </a:xfrm>
                    <a:prstGeom prst="rect">
                      <a:avLst/>
                    </a:prstGeom>
                  </pic:spPr>
                </pic:pic>
              </a:graphicData>
            </a:graphic>
          </wp:inline>
        </w:drawing>
      </w:r>
    </w:p>
    <w:p w:rsidR="65F411C7" w:rsidP="7449E066" w:rsidRDefault="65F411C7" w14:paraId="000F2A03" w14:textId="4DA337A3">
      <w:pPr>
        <w:jc w:val="both"/>
        <w:rPr>
          <w:rFonts w:ascii="Arial" w:hAnsi="Arial" w:eastAsia="Arial" w:cs="Arial" w:asciiTheme="minorAscii" w:hAnsiTheme="minorAscii" w:eastAsiaTheme="minorAscii" w:cstheme="minorAscii"/>
          <w:color w:val="000000" w:themeColor="text2"/>
          <w:lang w:val="en-GB"/>
        </w:rPr>
      </w:pPr>
    </w:p>
    <w:p w:rsidR="3D7617E5" w:rsidP="7449E066" w:rsidRDefault="3D7617E5" w14:paraId="3F955F92" w14:textId="4E9083E2">
      <w:pPr>
        <w:jc w:val="both"/>
        <w:rPr>
          <w:rFonts w:ascii="Arial" w:hAnsi="Arial" w:eastAsia="Arial" w:cs="Arial" w:asciiTheme="minorAscii" w:hAnsiTheme="minorAscii" w:eastAsiaTheme="minorAscii" w:cstheme="minorAscii"/>
          <w:b w:val="1"/>
          <w:bCs w:val="1"/>
          <w:color w:val="000000" w:themeColor="text2"/>
          <w:lang w:val="en-GB"/>
        </w:rPr>
      </w:pPr>
      <w:r w:rsidRPr="7449E066" w:rsidR="2F2FF064">
        <w:rPr>
          <w:rFonts w:ascii="Arial" w:hAnsi="Arial" w:eastAsia="Arial" w:cs="Arial" w:asciiTheme="minorAscii" w:hAnsiTheme="minorAscii" w:eastAsiaTheme="minorAscii" w:cstheme="minorAscii"/>
          <w:b w:val="1"/>
          <w:bCs w:val="1"/>
          <w:color w:val="000000" w:themeColor="text2" w:themeTint="FF" w:themeShade="FF"/>
          <w:lang w:val="en-GB"/>
        </w:rPr>
        <w:t>Step 2: Defining malware</w:t>
      </w:r>
    </w:p>
    <w:p w:rsidR="65F411C7" w:rsidP="7449E066" w:rsidRDefault="65F411C7" w14:paraId="075112D0" w14:textId="62C1042D">
      <w:pPr>
        <w:jc w:val="both"/>
        <w:rPr>
          <w:rFonts w:ascii="Arial" w:hAnsi="Arial" w:eastAsia="Arial" w:cs="Arial" w:asciiTheme="minorAscii" w:hAnsiTheme="minorAscii" w:eastAsiaTheme="minorAscii" w:cstheme="minorAscii"/>
          <w:b w:val="1"/>
          <w:bCs w:val="1"/>
          <w:color w:val="000000" w:themeColor="text2"/>
          <w:lang w:val="en-GB"/>
        </w:rPr>
      </w:pPr>
    </w:p>
    <w:p w:rsidR="3D7617E5" w:rsidP="7449E066" w:rsidRDefault="3D7617E5" w14:paraId="27C4D94C" w14:textId="07D74C93">
      <w:pPr>
        <w:jc w:val="both"/>
        <w:rPr>
          <w:rFonts w:ascii="Arial" w:hAnsi="Arial" w:eastAsia="Arial" w:cs="Arial" w:asciiTheme="minorAscii" w:hAnsiTheme="minorAscii" w:eastAsiaTheme="minorAscii" w:cstheme="minorAscii"/>
          <w:color w:val="000000" w:themeColor="text2"/>
          <w:highlight w:val="yellow"/>
          <w:lang w:val="en-GB"/>
        </w:rPr>
      </w:pPr>
      <w:r w:rsidRPr="7449E066" w:rsidR="2F2FF064">
        <w:rPr>
          <w:rFonts w:ascii="Arial" w:hAnsi="Arial" w:eastAsia="Arial" w:cs="Arial" w:asciiTheme="minorAscii" w:hAnsiTheme="minorAscii" w:eastAsiaTheme="minorAscii" w:cstheme="minorAscii"/>
          <w:b w:val="1"/>
          <w:bCs w:val="1"/>
          <w:color w:val="000000" w:themeColor="text2" w:themeTint="FF" w:themeShade="FF"/>
          <w:lang w:val="en-GB"/>
        </w:rPr>
        <w:t xml:space="preserve">Task A: Video </w:t>
      </w:r>
      <w:r w:rsidRPr="7449E066" w:rsidR="2F2FF064">
        <w:rPr>
          <w:rFonts w:ascii="Arial" w:hAnsi="Arial" w:eastAsia="Arial" w:cs="Arial" w:asciiTheme="minorAscii" w:hAnsiTheme="minorAscii" w:eastAsiaTheme="minorAscii" w:cstheme="minorAscii"/>
          <w:color w:val="000000" w:themeColor="text2" w:themeTint="FF" w:themeShade="FF"/>
          <w:lang w:val="en-GB"/>
        </w:rPr>
        <w:t>(V, R, A) - Watc</w:t>
      </w:r>
      <w:r w:rsidRPr="7449E066" w:rsidR="2F2FF064">
        <w:rPr>
          <w:rFonts w:ascii="Arial" w:hAnsi="Arial" w:eastAsia="Arial" w:cs="Arial" w:asciiTheme="minorAscii" w:hAnsiTheme="minorAscii" w:eastAsiaTheme="minorAscii" w:cstheme="minorAscii"/>
          <w:color w:val="000000" w:themeColor="text2" w:themeTint="FF" w:themeShade="FF"/>
          <w:lang w:val="en-GB"/>
        </w:rPr>
        <w:t>h the</w:t>
      </w:r>
      <w:r w:rsidRPr="7449E066" w:rsidR="2F2FF064">
        <w:rPr>
          <w:rFonts w:ascii="Arial" w:hAnsi="Arial" w:eastAsia="Arial" w:cs="Arial" w:asciiTheme="minorAscii" w:hAnsiTheme="minorAscii" w:eastAsiaTheme="minorAscii" w:cstheme="minorAscii"/>
          <w:color w:val="000000" w:themeColor="text2" w:themeTint="FF" w:themeShade="FF"/>
          <w:lang w:val="en-GB"/>
        </w:rPr>
        <w:t xml:space="preserve"> </w:t>
      </w:r>
      <w:r w:rsidRPr="7449E066" w:rsidR="2F2FF064">
        <w:rPr>
          <w:rFonts w:ascii="Arial" w:hAnsi="Arial" w:eastAsia="Arial" w:cs="Arial" w:asciiTheme="minorAscii" w:hAnsiTheme="minorAscii" w:eastAsiaTheme="minorAscii" w:cstheme="minorAscii"/>
          <w:color w:val="000000" w:themeColor="text2" w:themeTint="FF" w:themeShade="FF"/>
          <w:lang w:val="en-GB"/>
        </w:rPr>
        <w:t>KidCy</w:t>
      </w:r>
      <w:r w:rsidRPr="7449E066" w:rsidR="2F2FF064">
        <w:rPr>
          <w:rFonts w:ascii="Arial" w:hAnsi="Arial" w:eastAsia="Arial" w:cs="Arial" w:asciiTheme="minorAscii" w:hAnsiTheme="minorAscii" w:eastAsiaTheme="minorAscii" w:cstheme="minorAscii"/>
          <w:color w:val="000000" w:themeColor="text2" w:themeTint="FF" w:themeShade="FF"/>
          <w:lang w:val="en-GB"/>
        </w:rPr>
        <w:t xml:space="preserve"> video 6.1.</w:t>
      </w:r>
      <w:r w:rsidRPr="7449E066" w:rsidR="7311F8E6">
        <w:rPr>
          <w:rFonts w:ascii="Arial" w:hAnsi="Arial" w:eastAsia="Arial" w:cs="Arial" w:asciiTheme="minorAscii" w:hAnsiTheme="minorAscii" w:eastAsiaTheme="minorAscii" w:cstheme="minorAscii"/>
          <w:color w:val="000000" w:themeColor="text2" w:themeTint="FF" w:themeShade="FF"/>
          <w:lang w:val="en-GB"/>
        </w:rPr>
        <w:t>3</w:t>
      </w:r>
      <w:r w:rsidRPr="7449E066" w:rsidR="2F2FF064">
        <w:rPr>
          <w:rFonts w:ascii="Arial" w:hAnsi="Arial" w:eastAsia="Arial" w:cs="Arial" w:asciiTheme="minorAscii" w:hAnsiTheme="minorAscii" w:eastAsiaTheme="minorAscii" w:cstheme="minorAscii"/>
          <w:color w:val="000000" w:themeColor="text2" w:themeTint="FF" w:themeShade="FF"/>
          <w:lang w:val="en-GB"/>
        </w:rPr>
        <w:t xml:space="preserve"> </w:t>
      </w:r>
      <w:r w:rsidRPr="7449E066" w:rsidR="2F2FF064">
        <w:rPr>
          <w:rFonts w:ascii="Arial" w:hAnsi="Arial" w:eastAsia="Arial" w:cs="Arial" w:asciiTheme="minorAscii" w:hAnsiTheme="minorAscii" w:eastAsiaTheme="minorAscii" w:cstheme="minorAscii"/>
          <w:color w:val="000000" w:themeColor="text2" w:themeTint="FF" w:themeShade="FF"/>
          <w:lang w:val="en-GB"/>
        </w:rPr>
        <w:t>What is malware?</w:t>
      </w:r>
      <w:r w:rsidRPr="7449E066" w:rsidR="2F2FF064">
        <w:rPr>
          <w:rFonts w:ascii="Arial" w:hAnsi="Arial" w:eastAsia="Arial" w:cs="Arial" w:asciiTheme="minorAscii" w:hAnsiTheme="minorAscii" w:eastAsiaTheme="minorAscii" w:cstheme="minorAscii"/>
          <w:color w:val="000000" w:themeColor="text2" w:themeTint="FF" w:themeShade="FF"/>
          <w:lang w:val="en-GB"/>
        </w:rPr>
        <w:t xml:space="preserve"> </w:t>
      </w:r>
    </w:p>
    <w:p w:rsidR="65F411C7" w:rsidP="7449E066" w:rsidRDefault="65F411C7" w14:paraId="388DEFF1" w14:textId="6493BCC0">
      <w:pPr>
        <w:jc w:val="both"/>
        <w:rPr>
          <w:rFonts w:ascii="Arial" w:hAnsi="Arial" w:eastAsia="Arial" w:cs="Arial" w:asciiTheme="minorAscii" w:hAnsiTheme="minorAscii" w:eastAsiaTheme="minorAscii" w:cstheme="minorAscii"/>
          <w:b w:val="1"/>
          <w:bCs w:val="1"/>
          <w:color w:val="000000" w:themeColor="text2"/>
          <w:highlight w:val="yellow"/>
          <w:lang w:val="en-GB"/>
        </w:rPr>
      </w:pPr>
    </w:p>
    <w:p w:rsidR="3D7617E5" w:rsidP="7449E066" w:rsidRDefault="3D7617E5" w14:paraId="0D0B2A6E" w14:textId="366C0418">
      <w:pPr>
        <w:spacing w:after="281"/>
        <w:jc w:val="both"/>
        <w:rPr>
          <w:rFonts w:ascii="Arial" w:hAnsi="Arial" w:eastAsia="Arial" w:cs="Arial" w:asciiTheme="minorAscii" w:hAnsiTheme="minorAscii" w:eastAsiaTheme="minorAscii" w:cstheme="minorAscii"/>
          <w:b w:val="1"/>
          <w:bCs w:val="1"/>
          <w:lang w:val="en-US"/>
        </w:rPr>
      </w:pPr>
      <w:r w:rsidRPr="7449E066" w:rsidR="11AA80C4">
        <w:rPr>
          <w:rFonts w:ascii="Arial" w:hAnsi="Arial" w:eastAsia="Arial" w:cs="Arial" w:asciiTheme="minorAscii" w:hAnsiTheme="minorAscii" w:eastAsiaTheme="minorAscii" w:cstheme="minorAscii"/>
          <w:b w:val="1"/>
          <w:bCs w:val="1"/>
          <w:color w:val="000000" w:themeColor="text2" w:themeTint="FF" w:themeShade="FF"/>
          <w:lang w:val="en-GB"/>
        </w:rPr>
        <w:t xml:space="preserve">Task B: </w:t>
      </w:r>
      <w:r w:rsidRPr="7449E066" w:rsidR="51F7A55B">
        <w:rPr>
          <w:rFonts w:ascii="Arial" w:hAnsi="Arial" w:eastAsia="Arial" w:cs="Arial" w:asciiTheme="minorAscii" w:hAnsiTheme="minorAscii" w:eastAsiaTheme="minorAscii" w:cstheme="minorAscii"/>
          <w:b w:val="1"/>
          <w:bCs w:val="1"/>
          <w:color w:val="000000" w:themeColor="text2" w:themeTint="FF" w:themeShade="FF"/>
          <w:lang w:val="en-GB"/>
        </w:rPr>
        <w:t xml:space="preserve">Share and </w:t>
      </w:r>
      <w:r w:rsidRPr="7449E066" w:rsidR="11AA80C4">
        <w:rPr>
          <w:rFonts w:ascii="Arial" w:hAnsi="Arial" w:eastAsia="Arial" w:cs="Arial" w:asciiTheme="minorAscii" w:hAnsiTheme="minorAscii" w:eastAsiaTheme="minorAscii" w:cstheme="minorAscii"/>
          <w:b w:val="1"/>
          <w:bCs w:val="1"/>
          <w:color w:val="000000" w:themeColor="text2" w:themeTint="FF" w:themeShade="FF"/>
          <w:lang w:val="en-GB"/>
        </w:rPr>
        <w:t xml:space="preserve">Discuss </w:t>
      </w:r>
      <w:r w:rsidRPr="7449E066" w:rsidR="6E3A6C05">
        <w:rPr>
          <w:rFonts w:ascii="Arial" w:hAnsi="Arial" w:eastAsia="Arial" w:cs="Arial" w:asciiTheme="minorAscii" w:hAnsiTheme="minorAscii" w:eastAsiaTheme="minorAscii" w:cstheme="minorAscii"/>
          <w:lang w:val="en-US"/>
        </w:rPr>
        <w:t xml:space="preserve">(A, O) - Ask students to discuss with each other (pairs or small groups): </w:t>
      </w:r>
    </w:p>
    <w:p w:rsidR="65F411C7" w:rsidP="7449E066" w:rsidRDefault="1D27B312" w14:paraId="409AC0CD" w14:textId="7FD323D0">
      <w:pPr>
        <w:pStyle w:val="ListParagraph"/>
        <w:numPr>
          <w:ilvl w:val="0"/>
          <w:numId w:val="8"/>
        </w:numPr>
        <w:jc w:val="both"/>
        <w:rPr>
          <w:rFonts w:ascii="Arial" w:hAnsi="Arial" w:eastAsia="Arial" w:cs="Arial" w:asciiTheme="minorAscii" w:hAnsiTheme="minorAscii" w:eastAsiaTheme="minorAscii" w:cstheme="minorAscii"/>
          <w:color w:val="000000" w:themeColor="text2"/>
          <w:lang w:val="en-GB"/>
        </w:rPr>
      </w:pPr>
      <w:r w:rsidRPr="7449E066" w:rsidR="6E3A6C05">
        <w:rPr>
          <w:rFonts w:ascii="Arial" w:hAnsi="Arial" w:eastAsia="Arial" w:cs="Arial" w:asciiTheme="minorAscii" w:hAnsiTheme="minorAscii" w:eastAsiaTheme="minorAscii" w:cstheme="minorAscii"/>
          <w:color w:val="000000" w:themeColor="text2" w:themeTint="FF" w:themeShade="FF"/>
          <w:lang w:val="en-GB"/>
        </w:rPr>
        <w:t>H</w:t>
      </w:r>
      <w:r w:rsidRPr="7449E066" w:rsidR="11AA80C4">
        <w:rPr>
          <w:rFonts w:ascii="Arial" w:hAnsi="Arial" w:eastAsia="Arial" w:cs="Arial" w:asciiTheme="minorAscii" w:hAnsiTheme="minorAscii" w:eastAsiaTheme="minorAscii" w:cstheme="minorAscii"/>
          <w:color w:val="000000" w:themeColor="text2" w:themeTint="FF" w:themeShade="FF"/>
          <w:lang w:val="en-GB"/>
        </w:rPr>
        <w:t>ow</w:t>
      </w:r>
      <w:r w:rsidRPr="7449E066" w:rsidR="20943EEC">
        <w:rPr>
          <w:rFonts w:ascii="Arial" w:hAnsi="Arial" w:eastAsia="Arial" w:cs="Arial" w:asciiTheme="minorAscii" w:hAnsiTheme="minorAscii" w:eastAsiaTheme="minorAscii" w:cstheme="minorAscii"/>
          <w:color w:val="000000" w:themeColor="text2" w:themeTint="FF" w:themeShade="FF"/>
          <w:lang w:val="en-GB"/>
        </w:rPr>
        <w:t xml:space="preserve"> does</w:t>
      </w:r>
      <w:r w:rsidRPr="7449E066" w:rsidR="11AA80C4">
        <w:rPr>
          <w:rFonts w:ascii="Arial" w:hAnsi="Arial" w:eastAsia="Arial" w:cs="Arial" w:asciiTheme="minorAscii" w:hAnsiTheme="minorAscii" w:eastAsiaTheme="minorAscii" w:cstheme="minorAscii"/>
          <w:color w:val="000000" w:themeColor="text2" w:themeTint="FF" w:themeShade="FF"/>
          <w:lang w:val="en-GB"/>
        </w:rPr>
        <w:t xml:space="preserve"> the grouping of keywords (contents of the columns</w:t>
      </w:r>
      <w:r w:rsidRPr="7449E066" w:rsidR="318B2C6B">
        <w:rPr>
          <w:rFonts w:ascii="Arial" w:hAnsi="Arial" w:eastAsia="Arial" w:cs="Arial" w:asciiTheme="minorAscii" w:hAnsiTheme="minorAscii" w:eastAsiaTheme="minorAscii" w:cstheme="minorAscii"/>
          <w:color w:val="000000" w:themeColor="text2" w:themeTint="FF" w:themeShade="FF"/>
          <w:lang w:val="en-GB"/>
        </w:rPr>
        <w:t xml:space="preserve"> on the whiteboard</w:t>
      </w:r>
      <w:r w:rsidRPr="7449E066" w:rsidR="11AA80C4">
        <w:rPr>
          <w:rFonts w:ascii="Arial" w:hAnsi="Arial" w:eastAsia="Arial" w:cs="Arial" w:asciiTheme="minorAscii" w:hAnsiTheme="minorAscii" w:eastAsiaTheme="minorAscii" w:cstheme="minorAscii"/>
          <w:color w:val="000000" w:themeColor="text2" w:themeTint="FF" w:themeShade="FF"/>
          <w:lang w:val="en-GB"/>
        </w:rPr>
        <w:t>) relate to the material from the video</w:t>
      </w:r>
      <w:r w:rsidRPr="7449E066" w:rsidR="28DD655D">
        <w:rPr>
          <w:rFonts w:ascii="Arial" w:hAnsi="Arial" w:eastAsia="Arial" w:cs="Arial" w:asciiTheme="minorAscii" w:hAnsiTheme="minorAscii" w:eastAsiaTheme="minorAscii" w:cstheme="minorAscii"/>
          <w:color w:val="000000" w:themeColor="text2" w:themeTint="FF" w:themeShade="FF"/>
          <w:lang w:val="en-GB"/>
        </w:rPr>
        <w:t>?</w:t>
      </w:r>
    </w:p>
    <w:p w:rsidR="65F411C7" w:rsidP="7449E066" w:rsidRDefault="5D73D218" w14:paraId="14E3D7A3" w14:textId="7C2E9C89">
      <w:pPr>
        <w:pStyle w:val="ListParagraph"/>
        <w:numPr>
          <w:ilvl w:val="0"/>
          <w:numId w:val="8"/>
        </w:numPr>
        <w:jc w:val="both"/>
        <w:rPr>
          <w:rFonts w:ascii="Arial" w:hAnsi="Arial" w:eastAsia="Arial" w:cs="Arial" w:asciiTheme="minorAscii" w:hAnsiTheme="minorAscii" w:eastAsiaTheme="minorAscii" w:cstheme="minorAscii"/>
          <w:color w:val="000000" w:themeColor="text2"/>
          <w:lang w:val="en-GB"/>
        </w:rPr>
      </w:pPr>
      <w:r w:rsidRPr="7449E066" w:rsidR="73181CEF">
        <w:rPr>
          <w:rFonts w:ascii="Arial" w:hAnsi="Arial" w:eastAsia="Arial" w:cs="Arial" w:asciiTheme="minorAscii" w:hAnsiTheme="minorAscii" w:eastAsiaTheme="minorAscii" w:cstheme="minorAscii"/>
          <w:color w:val="000000" w:themeColor="text2" w:themeTint="FF" w:themeShade="FF"/>
          <w:lang w:val="en-GB"/>
        </w:rPr>
        <w:t>What is similar and what is</w:t>
      </w:r>
      <w:r w:rsidRPr="7449E066" w:rsidR="11AA80C4">
        <w:rPr>
          <w:rFonts w:ascii="Arial" w:hAnsi="Arial" w:eastAsia="Arial" w:cs="Arial" w:asciiTheme="minorAscii" w:hAnsiTheme="minorAscii" w:eastAsiaTheme="minorAscii" w:cstheme="minorAscii"/>
          <w:color w:val="000000" w:themeColor="text2" w:themeTint="FF" w:themeShade="FF"/>
          <w:lang w:val="en-GB"/>
        </w:rPr>
        <w:t xml:space="preserve"> different</w:t>
      </w:r>
      <w:r w:rsidRPr="7449E066" w:rsidR="77D11491">
        <w:rPr>
          <w:rFonts w:ascii="Arial" w:hAnsi="Arial" w:eastAsia="Arial" w:cs="Arial" w:asciiTheme="minorAscii" w:hAnsiTheme="minorAscii" w:eastAsiaTheme="minorAscii" w:cstheme="minorAscii"/>
          <w:color w:val="000000" w:themeColor="text2" w:themeTint="FF" w:themeShade="FF"/>
          <w:lang w:val="en-GB"/>
        </w:rPr>
        <w:t>?</w:t>
      </w:r>
    </w:p>
    <w:p w:rsidR="65F411C7" w:rsidP="7449E066" w:rsidRDefault="70244E9F" w14:paraId="25869419" w14:textId="5650180C">
      <w:pPr>
        <w:spacing w:before="240" w:after="240"/>
        <w:rPr>
          <w:rFonts w:ascii="Arial" w:hAnsi="Arial" w:eastAsia="Arial" w:cs="Arial" w:asciiTheme="minorAscii" w:hAnsiTheme="minorAscii" w:eastAsiaTheme="minorAscii" w:cstheme="minorAscii"/>
          <w:lang w:val="en-GB"/>
        </w:rPr>
      </w:pPr>
      <w:r w:rsidRPr="7449E066" w:rsidR="42DF0FBC">
        <w:rPr>
          <w:rFonts w:ascii="Arial" w:hAnsi="Arial" w:eastAsia="Arial" w:cs="Arial" w:asciiTheme="minorAscii" w:hAnsiTheme="minorAscii" w:eastAsiaTheme="minorAscii" w:cstheme="minorAscii"/>
          <w:lang w:val="en-US"/>
        </w:rPr>
        <w:t>Invite a few students to share their ideas with the class.</w:t>
      </w:r>
    </w:p>
    <w:p w:rsidR="3D7617E5" w:rsidP="7449E066" w:rsidRDefault="3D7617E5" w14:paraId="73678616" w14:textId="36CFE82F">
      <w:pPr>
        <w:jc w:val="both"/>
        <w:rPr>
          <w:rFonts w:ascii="Arial" w:hAnsi="Arial" w:eastAsia="Arial" w:cs="Arial" w:asciiTheme="minorAscii" w:hAnsiTheme="minorAscii" w:eastAsiaTheme="minorAscii" w:cstheme="minorAscii"/>
          <w:b w:val="1"/>
          <w:bCs w:val="1"/>
          <w:color w:val="000000" w:themeColor="text2"/>
          <w:lang w:val="en-GB"/>
        </w:rPr>
      </w:pPr>
      <w:r w:rsidRPr="7449E066" w:rsidR="11AA80C4">
        <w:rPr>
          <w:rFonts w:ascii="Arial" w:hAnsi="Arial" w:eastAsia="Arial" w:cs="Arial" w:asciiTheme="minorAscii" w:hAnsiTheme="minorAscii" w:eastAsiaTheme="minorAscii" w:cstheme="minorAscii"/>
          <w:b w:val="1"/>
          <w:bCs w:val="1"/>
          <w:color w:val="000000" w:themeColor="text2" w:themeTint="FF" w:themeShade="FF"/>
          <w:lang w:val="en-GB"/>
        </w:rPr>
        <w:t>Step 3: Plenary – Summary and informal assessment</w:t>
      </w:r>
    </w:p>
    <w:p w:rsidR="65F411C7" w:rsidP="7449E066" w:rsidRDefault="65F411C7" w14:paraId="34E0A549" w14:textId="7DABF8D1">
      <w:pPr>
        <w:jc w:val="both"/>
        <w:rPr>
          <w:rFonts w:ascii="Arial" w:hAnsi="Arial" w:eastAsia="Arial" w:cs="Arial" w:asciiTheme="minorAscii" w:hAnsiTheme="minorAscii" w:eastAsiaTheme="minorAscii" w:cstheme="minorAscii"/>
          <w:b w:val="1"/>
          <w:bCs w:val="1"/>
          <w:color w:val="000000" w:themeColor="text2"/>
          <w:lang w:val="en-GB"/>
        </w:rPr>
      </w:pPr>
    </w:p>
    <w:p w:rsidR="65F411C7" w:rsidP="7449E066" w:rsidRDefault="65F411C7" w14:paraId="68F4A3BE" w14:textId="4A7A9DD3">
      <w:pPr>
        <w:pStyle w:val="Normal"/>
        <w:ind w:left="0"/>
        <w:jc w:val="both"/>
        <w:rPr>
          <w:rFonts w:ascii="Arial" w:hAnsi="Arial" w:eastAsia="Arial" w:cs="Arial" w:asciiTheme="minorAscii" w:hAnsiTheme="minorAscii" w:eastAsiaTheme="minorAscii" w:cstheme="minorAscii"/>
          <w:color w:val="auto"/>
          <w:lang w:val="en-GB"/>
        </w:rPr>
      </w:pPr>
      <w:r w:rsidRPr="7449E066" w:rsidR="7BB48117">
        <w:rPr>
          <w:rFonts w:ascii="Arial" w:hAnsi="Arial" w:eastAsia="Arial" w:cs="Arial" w:asciiTheme="minorAscii" w:hAnsiTheme="minorAscii" w:eastAsiaTheme="minorAscii" w:cstheme="minorAscii"/>
          <w:b w:val="1"/>
          <w:bCs w:val="1"/>
          <w:lang w:val="en-US"/>
        </w:rPr>
        <w:t xml:space="preserve">Task A: Explain </w:t>
      </w:r>
      <w:r w:rsidRPr="7449E066" w:rsidR="7BB48117">
        <w:rPr>
          <w:rFonts w:ascii="Arial" w:hAnsi="Arial" w:eastAsia="Arial" w:cs="Arial" w:asciiTheme="minorAscii" w:hAnsiTheme="minorAscii" w:eastAsiaTheme="minorAscii" w:cstheme="minorAscii"/>
          <w:lang w:val="en-US"/>
        </w:rPr>
        <w:t xml:space="preserve">(A) - In this session we have </w:t>
      </w:r>
      <w:r w:rsidRPr="7449E066" w:rsidR="35EC5940">
        <w:rPr>
          <w:rFonts w:ascii="Arial" w:hAnsi="Arial" w:eastAsia="Arial" w:cs="Arial" w:asciiTheme="minorAscii" w:hAnsiTheme="minorAscii" w:eastAsiaTheme="minorAscii" w:cstheme="minorAscii"/>
          <w:lang w:val="en-US"/>
        </w:rPr>
        <w:t xml:space="preserve">learnt </w:t>
      </w:r>
      <w:r w:rsidRPr="7449E066" w:rsidR="221771DE">
        <w:rPr>
          <w:rStyle w:val="normaltextrun"/>
          <w:rFonts w:ascii="Arial" w:hAnsi="Arial" w:eastAsia="Arial" w:cs="Arial" w:asciiTheme="minorAscii" w:hAnsiTheme="minorAscii" w:eastAsiaTheme="minorAscii" w:cstheme="minorAscii"/>
          <w:color w:val="auto"/>
          <w:lang w:val="en-GB"/>
        </w:rPr>
        <w:t xml:space="preserve">what malware is and can </w:t>
      </w:r>
      <w:r w:rsidRPr="7449E066" w:rsidR="221771DE">
        <w:rPr>
          <w:rStyle w:val="normaltextrun"/>
          <w:rFonts w:ascii="Arial" w:hAnsi="Arial" w:eastAsia="Arial" w:cs="Arial" w:asciiTheme="minorAscii" w:hAnsiTheme="minorAscii" w:eastAsiaTheme="minorAscii" w:cstheme="minorAscii"/>
          <w:color w:val="auto"/>
          <w:lang w:val="en-GB"/>
        </w:rPr>
        <w:t>identify</w:t>
      </w:r>
      <w:r w:rsidRPr="7449E066" w:rsidR="221771DE">
        <w:rPr>
          <w:rFonts w:ascii="Arial" w:hAnsi="Arial" w:eastAsia="Arial" w:cs="Arial" w:asciiTheme="minorAscii" w:hAnsiTheme="minorAscii" w:eastAsiaTheme="minorAscii" w:cstheme="minorAscii"/>
          <w:color w:val="auto"/>
          <w:lang w:val="en-GB"/>
        </w:rPr>
        <w:t xml:space="preserve"> </w:t>
      </w:r>
      <w:r w:rsidRPr="7449E066" w:rsidR="221771DE">
        <w:rPr>
          <w:rStyle w:val="normaltextrun"/>
          <w:rFonts w:ascii="Arial" w:hAnsi="Arial" w:eastAsia="Arial" w:cs="Arial" w:asciiTheme="minorAscii" w:hAnsiTheme="minorAscii" w:eastAsiaTheme="minorAscii" w:cstheme="minorAscii"/>
          <w:color w:val="auto"/>
          <w:lang w:val="en-GB"/>
        </w:rPr>
        <w:t>it in given scenarios.</w:t>
      </w:r>
    </w:p>
    <w:p w:rsidR="65F411C7" w:rsidP="7449E066" w:rsidRDefault="65F411C7" w14:paraId="39D1D99E" w14:textId="74BFE38D">
      <w:pPr>
        <w:pStyle w:val="Normal"/>
        <w:jc w:val="both"/>
        <w:rPr>
          <w:rFonts w:ascii="Arial" w:hAnsi="Arial" w:eastAsia="Arial" w:cs="Arial" w:asciiTheme="minorAscii" w:hAnsiTheme="minorAscii" w:eastAsiaTheme="minorAscii" w:cstheme="minorAscii"/>
          <w:lang w:val="en-US"/>
        </w:rPr>
      </w:pPr>
    </w:p>
    <w:p w:rsidR="3D7617E5" w:rsidP="7449E066" w:rsidRDefault="3D7617E5" w14:paraId="1D06A9AF" w14:textId="11324C38">
      <w:pPr>
        <w:jc w:val="both"/>
        <w:rPr>
          <w:rFonts w:ascii="Arial" w:hAnsi="Arial" w:eastAsia="Arial" w:cs="Arial" w:asciiTheme="minorAscii" w:hAnsiTheme="minorAscii" w:eastAsiaTheme="minorAscii" w:cstheme="minorAscii"/>
          <w:b w:val="0"/>
          <w:bCs w:val="0"/>
          <w:color w:val="000000" w:themeColor="text2"/>
          <w:lang w:val="en-GB"/>
        </w:rPr>
      </w:pPr>
      <w:r w:rsidRPr="7449E066" w:rsidR="2F2FF064">
        <w:rPr>
          <w:rFonts w:ascii="Arial" w:hAnsi="Arial" w:eastAsia="Arial" w:cs="Arial" w:asciiTheme="minorAscii" w:hAnsiTheme="minorAscii" w:eastAsiaTheme="minorAscii" w:cstheme="minorAscii"/>
          <w:b w:val="1"/>
          <w:bCs w:val="1"/>
          <w:color w:val="000000" w:themeColor="text2" w:themeTint="FF" w:themeShade="FF"/>
          <w:lang w:val="en-GB"/>
        </w:rPr>
        <w:t>T</w:t>
      </w:r>
      <w:r w:rsidRPr="7449E066" w:rsidR="0BF88C67">
        <w:rPr>
          <w:rFonts w:ascii="Arial" w:hAnsi="Arial" w:eastAsia="Arial" w:cs="Arial" w:asciiTheme="minorAscii" w:hAnsiTheme="minorAscii" w:eastAsiaTheme="minorAscii" w:cstheme="minorAscii"/>
          <w:b w:val="1"/>
          <w:bCs w:val="1"/>
          <w:lang w:val="en-US"/>
        </w:rPr>
        <w:t>ask B</w:t>
      </w:r>
      <w:r w:rsidRPr="7449E066" w:rsidR="07EB2F07">
        <w:rPr>
          <w:rFonts w:ascii="Arial" w:hAnsi="Arial" w:eastAsia="Arial" w:cs="Arial" w:asciiTheme="minorAscii" w:hAnsiTheme="minorAscii" w:eastAsiaTheme="minorAscii" w:cstheme="minorAscii"/>
          <w:b w:val="1"/>
          <w:bCs w:val="1"/>
          <w:lang w:val="en-US"/>
        </w:rPr>
        <w:t>:</w:t>
      </w:r>
      <w:r w:rsidRPr="7449E066" w:rsidR="0BF88C67">
        <w:rPr>
          <w:rFonts w:ascii="Arial" w:hAnsi="Arial" w:eastAsia="Arial" w:cs="Arial" w:asciiTheme="minorAscii" w:hAnsiTheme="minorAscii" w:eastAsiaTheme="minorAscii" w:cstheme="minorAscii"/>
          <w:b w:val="1"/>
          <w:bCs w:val="1"/>
          <w:lang w:val="en-US"/>
        </w:rPr>
        <w:t xml:space="preserve"> Individual written task</w:t>
      </w:r>
      <w:r w:rsidRPr="7449E066" w:rsidR="09CDEC9F">
        <w:rPr>
          <w:rFonts w:ascii="Arial" w:hAnsi="Arial" w:eastAsia="Arial" w:cs="Arial" w:asciiTheme="minorAscii" w:hAnsiTheme="minorAscii" w:eastAsiaTheme="minorAscii" w:cstheme="minorAscii"/>
          <w:b w:val="1"/>
          <w:bCs w:val="1"/>
          <w:lang w:val="en-US"/>
        </w:rPr>
        <w:t xml:space="preserve"> </w:t>
      </w:r>
      <w:r w:rsidRPr="7449E066" w:rsidR="0BF88C67">
        <w:rPr>
          <w:rFonts w:ascii="Arial" w:hAnsi="Arial" w:eastAsia="Arial" w:cs="Arial" w:asciiTheme="minorAscii" w:hAnsiTheme="minorAscii" w:eastAsiaTheme="minorAscii" w:cstheme="minorAscii"/>
          <w:lang w:val="en-US"/>
        </w:rPr>
        <w:t xml:space="preserve">(W) - </w:t>
      </w:r>
      <w:r w:rsidRPr="7449E066" w:rsidR="1F8A3872">
        <w:rPr>
          <w:rFonts w:ascii="Arial" w:hAnsi="Arial" w:eastAsia="Arial" w:cs="Arial" w:asciiTheme="minorAscii" w:hAnsiTheme="minorAscii" w:eastAsiaTheme="minorAscii" w:cstheme="minorAscii"/>
          <w:lang w:val="en-US"/>
        </w:rPr>
        <w:t>Ask the s</w:t>
      </w:r>
      <w:r w:rsidRPr="7449E066" w:rsidR="0BF88C67">
        <w:rPr>
          <w:rFonts w:ascii="Arial" w:hAnsi="Arial" w:eastAsia="Arial" w:cs="Arial" w:asciiTheme="minorAscii" w:hAnsiTheme="minorAscii" w:eastAsiaTheme="minorAscii" w:cstheme="minorAscii"/>
          <w:lang w:val="nb-NO"/>
        </w:rPr>
        <w:t>tudents</w:t>
      </w:r>
      <w:r w:rsidRPr="7449E066" w:rsidR="2B9D4136">
        <w:rPr>
          <w:rFonts w:ascii="Arial" w:hAnsi="Arial" w:eastAsia="Arial" w:cs="Arial" w:asciiTheme="minorAscii" w:hAnsiTheme="minorAscii" w:eastAsiaTheme="minorAscii" w:cstheme="minorAscii"/>
          <w:lang w:val="nb-NO"/>
        </w:rPr>
        <w:t xml:space="preserve"> to</w:t>
      </w:r>
      <w:r w:rsidRPr="7449E066" w:rsidR="0BF88C67">
        <w:rPr>
          <w:rFonts w:ascii="Arial" w:hAnsi="Arial" w:eastAsia="Arial" w:cs="Arial" w:asciiTheme="minorAscii" w:hAnsiTheme="minorAscii" w:eastAsiaTheme="minorAscii" w:cstheme="minorAscii"/>
          <w:lang w:val="nb-NO"/>
        </w:rPr>
        <w:t xml:space="preserve"> </w:t>
      </w:r>
      <w:r w:rsidRPr="7449E066" w:rsidR="0BF88C67">
        <w:rPr>
          <w:rFonts w:ascii="Arial" w:hAnsi="Arial" w:eastAsia="Arial" w:cs="Arial" w:asciiTheme="minorAscii" w:hAnsiTheme="minorAscii" w:eastAsiaTheme="minorAscii" w:cstheme="minorAscii"/>
          <w:lang w:val="nb-NO"/>
        </w:rPr>
        <w:t>complete</w:t>
      </w:r>
      <w:r w:rsidRPr="7449E066" w:rsidR="0BF88C67">
        <w:rPr>
          <w:rFonts w:ascii="Arial" w:hAnsi="Arial" w:eastAsia="Arial" w:cs="Arial" w:asciiTheme="minorAscii" w:hAnsiTheme="minorAscii" w:eastAsiaTheme="minorAscii" w:cstheme="minorAscii"/>
          <w:lang w:val="nb-NO"/>
        </w:rPr>
        <w:t xml:space="preserve"> </w:t>
      </w:r>
      <w:r w:rsidRPr="7449E066" w:rsidR="0BF88C67">
        <w:rPr>
          <w:rFonts w:ascii="Arial" w:hAnsi="Arial" w:eastAsia="Arial" w:cs="Arial" w:asciiTheme="minorAscii" w:hAnsiTheme="minorAscii" w:eastAsiaTheme="minorAscii" w:cstheme="minorAscii"/>
          <w:b w:val="0"/>
          <w:bCs w:val="0"/>
          <w:color w:val="000000" w:themeColor="text2" w:themeTint="FF" w:themeShade="FF"/>
          <w:lang w:val="en-GB"/>
        </w:rPr>
        <w:t>Worksheet 6.1.</w:t>
      </w:r>
      <w:r w:rsidRPr="7449E066" w:rsidR="220E7972">
        <w:rPr>
          <w:rFonts w:ascii="Arial" w:hAnsi="Arial" w:eastAsia="Arial" w:cs="Arial" w:asciiTheme="minorAscii" w:hAnsiTheme="minorAscii" w:eastAsiaTheme="minorAscii" w:cstheme="minorAscii"/>
          <w:b w:val="0"/>
          <w:bCs w:val="0"/>
          <w:color w:val="000000" w:themeColor="text2" w:themeTint="FF" w:themeShade="FF"/>
          <w:lang w:val="en-GB"/>
        </w:rPr>
        <w:t>4</w:t>
      </w:r>
      <w:r w:rsidRPr="7449E066" w:rsidR="0BF88C67">
        <w:rPr>
          <w:rFonts w:ascii="Arial" w:hAnsi="Arial" w:eastAsia="Arial" w:cs="Arial" w:asciiTheme="minorAscii" w:hAnsiTheme="minorAscii" w:eastAsiaTheme="minorAscii" w:cstheme="minorAscii"/>
          <w:b w:val="0"/>
          <w:bCs w:val="0"/>
          <w:color w:val="000000" w:themeColor="text2" w:themeTint="FF" w:themeShade="FF"/>
          <w:lang w:val="en-GB"/>
        </w:rPr>
        <w:t xml:space="preserve"> </w:t>
      </w:r>
      <w:r w:rsidRPr="7449E066" w:rsidR="0BF88C67">
        <w:rPr>
          <w:rFonts w:ascii="Arial" w:hAnsi="Arial" w:eastAsia="Arial" w:cs="Arial" w:asciiTheme="minorAscii" w:hAnsiTheme="minorAscii" w:eastAsiaTheme="minorAscii" w:cstheme="minorAscii"/>
          <w:b w:val="0"/>
          <w:bCs w:val="0"/>
          <w:color w:val="000000" w:themeColor="text2" w:themeTint="FF" w:themeShade="FF"/>
          <w:lang w:val="en-GB"/>
        </w:rPr>
        <w:t>Related to malware or not</w:t>
      </w:r>
      <w:r w:rsidRPr="7449E066" w:rsidR="5285921B">
        <w:rPr>
          <w:rFonts w:ascii="Arial" w:hAnsi="Arial" w:eastAsia="Arial" w:cs="Arial" w:asciiTheme="minorAscii" w:hAnsiTheme="minorAscii" w:eastAsiaTheme="minorAscii" w:cstheme="minorAscii"/>
          <w:b w:val="0"/>
          <w:bCs w:val="0"/>
          <w:color w:val="000000" w:themeColor="text2" w:themeTint="FF" w:themeShade="FF"/>
          <w:lang w:val="en-GB"/>
        </w:rPr>
        <w:t>.</w:t>
      </w:r>
    </w:p>
    <w:p w:rsidR="65F411C7" w:rsidP="7449E066" w:rsidRDefault="65F411C7" w14:paraId="65A05313" w14:textId="048686C3">
      <w:pPr>
        <w:jc w:val="both"/>
        <w:rPr>
          <w:rFonts w:ascii="Arial" w:hAnsi="Arial" w:eastAsia="Arial" w:cs="Arial" w:asciiTheme="minorAscii" w:hAnsiTheme="minorAscii" w:eastAsiaTheme="minorAscii" w:cstheme="minorAscii"/>
          <w:color w:val="000000" w:themeColor="text2"/>
          <w:lang w:val="en-GB"/>
        </w:rPr>
      </w:pPr>
    </w:p>
    <w:p w:rsidR="7635B2A9" w:rsidP="7449E066" w:rsidRDefault="7635B2A9" w14:paraId="07DF4A30" w14:textId="3B57DD0C">
      <w:pPr>
        <w:jc w:val="both"/>
        <w:rPr>
          <w:rFonts w:ascii="Arial" w:hAnsi="Arial" w:eastAsia="Arial" w:cs="Arial" w:asciiTheme="minorAscii" w:hAnsiTheme="minorAscii" w:eastAsiaTheme="minorAscii" w:cstheme="minorAscii"/>
          <w:color w:val="000000" w:themeColor="text2" w:themeTint="FF" w:themeShade="FF"/>
          <w:lang w:val="en-GB"/>
        </w:rPr>
      </w:pPr>
      <w:r w:rsidRPr="7449E066" w:rsidR="6D51ECA4">
        <w:rPr>
          <w:rFonts w:ascii="Arial" w:hAnsi="Arial" w:eastAsia="Arial" w:cs="Arial" w:asciiTheme="minorAscii" w:hAnsiTheme="minorAscii" w:eastAsiaTheme="minorAscii" w:cstheme="minorAscii"/>
          <w:color w:val="000000" w:themeColor="text2" w:themeTint="FF" w:themeShade="FF"/>
          <w:lang w:val="en-GB"/>
        </w:rPr>
        <w:t>___________________________________________________________________</w:t>
      </w:r>
    </w:p>
    <w:p w:rsidR="0F7BA3F7" w:rsidP="7449E066" w:rsidRDefault="0F7BA3F7" w14:paraId="78F451F9" w14:textId="13BD281B">
      <w:pPr>
        <w:jc w:val="both"/>
        <w:rPr>
          <w:rFonts w:ascii="Arial" w:hAnsi="Arial" w:eastAsia="Arial" w:cs="Arial" w:asciiTheme="minorAscii" w:hAnsiTheme="minorAscii" w:eastAsiaTheme="minorAscii" w:cstheme="minorAscii"/>
          <w:color w:val="000000" w:themeColor="text2" w:themeTint="FF" w:themeShade="FF"/>
          <w:lang w:val="en-GB"/>
        </w:rPr>
      </w:pPr>
    </w:p>
    <w:p w:rsidR="3D7617E5" w:rsidP="7449E066" w:rsidRDefault="3D7617E5" w14:paraId="332C3380" w14:textId="30C7AEE0">
      <w:pPr>
        <w:jc w:val="both"/>
        <w:rPr>
          <w:rFonts w:ascii="Arial" w:hAnsi="Arial" w:eastAsia="Arial" w:cs="Arial" w:asciiTheme="minorAscii" w:hAnsiTheme="minorAscii" w:eastAsiaTheme="minorAscii" w:cstheme="minorAscii"/>
          <w:color w:val="000000" w:themeColor="text2"/>
          <w:sz w:val="28"/>
          <w:szCs w:val="28"/>
          <w:lang w:val="en-GB"/>
        </w:rPr>
      </w:pPr>
      <w:r w:rsidRPr="7449E066" w:rsidR="11AA80C4">
        <w:rPr>
          <w:rFonts w:ascii="Arial" w:hAnsi="Arial" w:eastAsia="Arial" w:cs="Arial" w:asciiTheme="minorAscii" w:hAnsiTheme="minorAscii" w:eastAsiaTheme="minorAscii" w:cstheme="minorAscii"/>
          <w:b w:val="1"/>
          <w:bCs w:val="1"/>
          <w:color w:val="000000" w:themeColor="text2" w:themeTint="FF" w:themeShade="FF"/>
          <w:sz w:val="28"/>
          <w:szCs w:val="28"/>
          <w:lang w:val="en-GB"/>
        </w:rPr>
        <w:t>Part 2: Malware types</w:t>
      </w:r>
    </w:p>
    <w:p w:rsidR="65F411C7" w:rsidP="7449E066" w:rsidRDefault="65F411C7" w14:paraId="104E1309" w14:textId="6B3EDD07">
      <w:pPr>
        <w:jc w:val="both"/>
        <w:rPr>
          <w:rFonts w:ascii="Arial" w:hAnsi="Arial" w:eastAsia="Arial" w:cs="Arial" w:asciiTheme="minorAscii" w:hAnsiTheme="minorAscii" w:eastAsiaTheme="minorAscii" w:cstheme="minorAscii"/>
          <w:color w:val="000000" w:themeColor="text2"/>
          <w:lang w:val="en-GB"/>
        </w:rPr>
      </w:pPr>
    </w:p>
    <w:p w:rsidR="3D7617E5" w:rsidP="7449E066" w:rsidRDefault="3D7617E5" w14:paraId="560941B0" w14:textId="17DD81CD">
      <w:pPr>
        <w:pStyle w:val="Normal"/>
        <w:jc w:val="both"/>
        <w:rPr>
          <w:rFonts w:ascii="Arial" w:hAnsi="Arial" w:eastAsia="Arial" w:cs="Arial" w:asciiTheme="minorAscii" w:hAnsiTheme="minorAscii" w:eastAsiaTheme="minorAscii" w:cstheme="minorAscii"/>
          <w:color w:val="auto"/>
          <w:lang w:val="en-GB"/>
        </w:rPr>
      </w:pPr>
      <w:r w:rsidRPr="7449E066" w:rsidR="2F2FF064">
        <w:rPr>
          <w:rFonts w:ascii="Arial" w:hAnsi="Arial" w:eastAsia="Arial" w:cs="Arial" w:asciiTheme="minorAscii" w:hAnsiTheme="minorAscii" w:eastAsiaTheme="minorAscii" w:cstheme="minorAscii"/>
          <w:b w:val="1"/>
          <w:bCs w:val="1"/>
          <w:color w:val="000000" w:themeColor="text2" w:themeTint="FF" w:themeShade="FF"/>
          <w:lang w:val="en-GB"/>
        </w:rPr>
        <w:t>Goal:</w:t>
      </w:r>
      <w:r w:rsidRPr="7449E066" w:rsidR="2F2FF064">
        <w:rPr>
          <w:rFonts w:ascii="Arial" w:hAnsi="Arial" w:eastAsia="Arial" w:cs="Arial" w:asciiTheme="minorAscii" w:hAnsiTheme="minorAscii" w:eastAsiaTheme="minorAscii" w:cstheme="minorAscii"/>
          <w:color w:val="000000" w:themeColor="text2" w:themeTint="FF" w:themeShade="FF"/>
          <w:lang w:val="en-GB"/>
        </w:rPr>
        <w:t xml:space="preserve"> </w:t>
      </w:r>
      <w:r w:rsidRPr="7449E066" w:rsidR="7AABFA7B">
        <w:rPr>
          <w:rFonts w:ascii="Arial" w:hAnsi="Arial" w:eastAsia="Arial" w:cs="Arial" w:asciiTheme="minorAscii" w:hAnsiTheme="minorAscii" w:eastAsiaTheme="minorAscii" w:cstheme="minorAscii"/>
          <w:color w:val="000000" w:themeColor="text2" w:themeTint="FF" w:themeShade="FF"/>
          <w:lang w:val="en-GB"/>
        </w:rPr>
        <w:t>To help students un</w:t>
      </w:r>
      <w:r w:rsidRPr="7449E066" w:rsidR="35EA0498">
        <w:rPr>
          <w:rFonts w:ascii="Arial" w:hAnsi="Arial" w:eastAsia="Arial" w:cs="Arial" w:asciiTheme="minorAscii" w:hAnsiTheme="minorAscii" w:eastAsiaTheme="minorAscii" w:cstheme="minorAscii"/>
          <w:color w:val="000000" w:themeColor="text2" w:themeTint="FF" w:themeShade="FF"/>
          <w:lang w:val="en-GB"/>
        </w:rPr>
        <w:t>derstand</w:t>
      </w:r>
      <w:r w:rsidRPr="7449E066" w:rsidR="35EA0498">
        <w:rPr>
          <w:rStyle w:val="normaltextrun"/>
          <w:rFonts w:ascii="Arial" w:hAnsi="Arial" w:eastAsia="Arial" w:cs="Arial" w:asciiTheme="minorAscii" w:hAnsiTheme="minorAscii" w:eastAsiaTheme="minorAscii" w:cstheme="minorAscii"/>
          <w:color w:val="FF8600"/>
          <w:lang w:val="en-GB"/>
        </w:rPr>
        <w:t xml:space="preserve"> </w:t>
      </w:r>
      <w:r w:rsidRPr="7449E066" w:rsidR="35EA0498">
        <w:rPr>
          <w:rStyle w:val="normaltextrun"/>
          <w:rFonts w:ascii="Arial" w:hAnsi="Arial" w:eastAsia="Arial" w:cs="Arial" w:asciiTheme="minorAscii" w:hAnsiTheme="minorAscii" w:eastAsiaTheme="minorAscii" w:cstheme="minorAscii"/>
          <w:color w:val="auto"/>
          <w:lang w:val="en-GB"/>
        </w:rPr>
        <w:t>different malware types, their behaviour, and signs that a device has been infected.</w:t>
      </w:r>
    </w:p>
    <w:p w:rsidR="65F411C7" w:rsidP="7449E066" w:rsidRDefault="65F411C7" w14:paraId="3F9EC138" w14:textId="71448217">
      <w:pPr>
        <w:jc w:val="both"/>
        <w:rPr>
          <w:rFonts w:ascii="Arial" w:hAnsi="Arial" w:eastAsia="Arial" w:cs="Arial" w:asciiTheme="minorAscii" w:hAnsiTheme="minorAscii" w:eastAsiaTheme="minorAscii" w:cstheme="minorAscii"/>
          <w:color w:val="000000" w:themeColor="text2"/>
          <w:lang w:val="en-GB"/>
        </w:rPr>
      </w:pPr>
    </w:p>
    <w:p w:rsidR="3D7617E5" w:rsidP="7449E066" w:rsidRDefault="3D7617E5" w14:paraId="73EBCBE5" w14:textId="5DE9A504">
      <w:pPr>
        <w:jc w:val="both"/>
        <w:rPr>
          <w:rFonts w:ascii="Arial" w:hAnsi="Arial" w:eastAsia="Arial" w:cs="Arial" w:asciiTheme="minorAscii" w:hAnsiTheme="minorAscii" w:eastAsiaTheme="minorAscii" w:cstheme="minorAscii"/>
          <w:b w:val="1"/>
          <w:bCs w:val="1"/>
          <w:color w:val="000000" w:themeColor="text2"/>
          <w:lang w:val="en-GB"/>
        </w:rPr>
      </w:pPr>
      <w:r w:rsidRPr="7449E066" w:rsidR="11AA80C4">
        <w:rPr>
          <w:rFonts w:ascii="Arial" w:hAnsi="Arial" w:eastAsia="Arial" w:cs="Arial" w:asciiTheme="minorAscii" w:hAnsiTheme="minorAscii" w:eastAsiaTheme="minorAscii" w:cstheme="minorAscii"/>
          <w:b w:val="1"/>
          <w:bCs w:val="1"/>
          <w:color w:val="000000" w:themeColor="text2" w:themeTint="FF" w:themeShade="FF"/>
          <w:lang w:val="en-GB"/>
        </w:rPr>
        <w:t>Available KidCy resources:</w:t>
      </w:r>
    </w:p>
    <w:p w:rsidR="3D7617E5" w:rsidP="7449E066" w:rsidRDefault="3D7617E5" w14:paraId="3481AD88" w14:textId="62CB9DDB">
      <w:pPr>
        <w:pStyle w:val="ListParagraph"/>
        <w:numPr>
          <w:ilvl w:val="0"/>
          <w:numId w:val="31"/>
        </w:numPr>
        <w:jc w:val="both"/>
        <w:rPr>
          <w:rFonts w:ascii="Arial" w:hAnsi="Arial" w:eastAsia="Arial" w:cs="Arial" w:asciiTheme="minorAscii" w:hAnsiTheme="minorAscii" w:eastAsiaTheme="minorAscii" w:cstheme="minorAscii"/>
          <w:color w:val="000000" w:themeColor="text2"/>
          <w:lang w:val="en-GB"/>
        </w:rPr>
      </w:pPr>
      <w:r w:rsidRPr="7449E066" w:rsidR="54662A96">
        <w:rPr>
          <w:rFonts w:ascii="Arial" w:hAnsi="Arial" w:eastAsia="Arial" w:cs="Arial" w:asciiTheme="minorAscii" w:hAnsiTheme="minorAscii" w:eastAsiaTheme="minorAscii" w:cstheme="minorAscii"/>
          <w:noProof w:val="0"/>
          <w:sz w:val="24"/>
          <w:szCs w:val="24"/>
          <w:lang w:val="en-GB"/>
        </w:rPr>
        <w:t>KidCy</w:t>
      </w:r>
      <w:r w:rsidRPr="7449E066" w:rsidR="54662A96">
        <w:rPr>
          <w:rFonts w:ascii="Arial" w:hAnsi="Arial" w:eastAsia="Arial" w:cs="Arial" w:asciiTheme="minorAscii" w:hAnsiTheme="minorAscii" w:eastAsiaTheme="minorAscii" w:cstheme="minorAscii"/>
          <w:noProof w:val="0"/>
          <w:sz w:val="24"/>
          <w:szCs w:val="24"/>
          <w:lang w:val="en-GB"/>
        </w:rPr>
        <w:t xml:space="preserve"> v</w:t>
      </w:r>
      <w:r w:rsidRPr="7449E066" w:rsidR="2F2FF064">
        <w:rPr>
          <w:rFonts w:ascii="Arial" w:hAnsi="Arial" w:eastAsia="Arial" w:cs="Arial" w:asciiTheme="minorAscii" w:hAnsiTheme="minorAscii" w:eastAsiaTheme="minorAscii" w:cstheme="minorAscii"/>
          <w:color w:val="000000" w:themeColor="text2" w:themeTint="FF" w:themeShade="FF"/>
          <w:lang w:val="en-GB"/>
        </w:rPr>
        <w:t>ideo 6.2.1</w:t>
      </w:r>
      <w:r w:rsidRPr="7449E066" w:rsidR="7DB6B8E1">
        <w:rPr>
          <w:rFonts w:ascii="Arial" w:hAnsi="Arial" w:eastAsia="Arial" w:cs="Arial" w:asciiTheme="minorAscii" w:hAnsiTheme="minorAscii" w:eastAsiaTheme="minorAscii" w:cstheme="minorAscii"/>
          <w:color w:val="000000" w:themeColor="text2" w:themeTint="FF" w:themeShade="FF"/>
          <w:lang w:val="en-GB"/>
        </w:rPr>
        <w:t xml:space="preserve"> </w:t>
      </w:r>
      <w:r w:rsidRPr="7449E066" w:rsidR="2F2FF064">
        <w:rPr>
          <w:rFonts w:ascii="Arial" w:hAnsi="Arial" w:eastAsia="Arial" w:cs="Arial" w:asciiTheme="minorAscii" w:hAnsiTheme="minorAscii" w:eastAsiaTheme="minorAscii" w:cstheme="minorAscii"/>
          <w:color w:val="000000" w:themeColor="text2" w:themeTint="FF" w:themeShade="FF"/>
          <w:lang w:val="en-GB"/>
        </w:rPr>
        <w:t>Introducing malware types</w:t>
      </w:r>
      <w:r w:rsidRPr="7449E066" w:rsidR="2F2FF064">
        <w:rPr>
          <w:rFonts w:ascii="Arial" w:hAnsi="Arial" w:eastAsia="Arial" w:cs="Arial" w:asciiTheme="minorAscii" w:hAnsiTheme="minorAscii" w:eastAsiaTheme="minorAscii" w:cstheme="minorAscii"/>
          <w:color w:val="000000" w:themeColor="text2" w:themeTint="FF" w:themeShade="FF"/>
          <w:lang w:val="en-GB"/>
        </w:rPr>
        <w:t>.</w:t>
      </w:r>
    </w:p>
    <w:p w:rsidR="6AB89CC2" w:rsidP="7449E066" w:rsidRDefault="6AB89CC2" w14:paraId="525C1FEE" w14:textId="484BB407">
      <w:pPr>
        <w:pStyle w:val="ListParagraph"/>
        <w:numPr>
          <w:ilvl w:val="0"/>
          <w:numId w:val="31"/>
        </w:numPr>
        <w:jc w:val="both"/>
        <w:rPr>
          <w:rFonts w:ascii="Arial" w:hAnsi="Arial" w:eastAsia="Arial" w:cs="Arial" w:asciiTheme="minorAscii" w:hAnsiTheme="minorAscii" w:eastAsiaTheme="minorAscii" w:cstheme="minorAscii"/>
          <w:color w:val="000000" w:themeColor="text2"/>
          <w:lang w:val="en-GB"/>
        </w:rPr>
      </w:pPr>
      <w:r w:rsidRPr="7449E066" w:rsidR="087C7530">
        <w:rPr>
          <w:rFonts w:ascii="Arial" w:hAnsi="Arial" w:eastAsia="Arial" w:cs="Arial" w:asciiTheme="minorAscii" w:hAnsiTheme="minorAscii" w:eastAsiaTheme="minorAscii" w:cstheme="minorAscii"/>
          <w:color w:val="000000" w:themeColor="text2" w:themeTint="FF" w:themeShade="FF"/>
          <w:lang w:val="en-GB"/>
        </w:rPr>
        <w:t>Schema</w:t>
      </w:r>
      <w:r w:rsidRPr="7449E066" w:rsidR="2F2FF064">
        <w:rPr>
          <w:rFonts w:ascii="Arial" w:hAnsi="Arial" w:eastAsia="Arial" w:cs="Arial" w:asciiTheme="minorAscii" w:hAnsiTheme="minorAscii" w:eastAsiaTheme="minorAscii" w:cstheme="minorAscii"/>
          <w:color w:val="000000" w:themeColor="text2" w:themeTint="FF" w:themeShade="FF"/>
          <w:lang w:val="en-GB"/>
        </w:rPr>
        <w:t xml:space="preserve"> 6.2.2 </w:t>
      </w:r>
      <w:r w:rsidRPr="7449E066" w:rsidR="02D33D05">
        <w:rPr>
          <w:rFonts w:ascii="Arial" w:hAnsi="Arial" w:eastAsia="Arial" w:cs="Arial" w:asciiTheme="minorAscii" w:hAnsiTheme="minorAscii" w:eastAsiaTheme="minorAscii" w:cstheme="minorAscii"/>
          <w:color w:val="000000" w:themeColor="text2" w:themeTint="FF" w:themeShade="FF"/>
          <w:lang w:val="en-GB"/>
        </w:rPr>
        <w:t>S</w:t>
      </w:r>
      <w:r w:rsidRPr="7449E066" w:rsidR="2F2FF064">
        <w:rPr>
          <w:rFonts w:ascii="Arial" w:hAnsi="Arial" w:eastAsia="Arial" w:cs="Arial" w:asciiTheme="minorAscii" w:hAnsiTheme="minorAscii" w:eastAsiaTheme="minorAscii" w:cstheme="minorAscii"/>
          <w:color w:val="000000" w:themeColor="text2" w:themeTint="FF" w:themeShade="FF"/>
          <w:lang w:val="en-GB"/>
        </w:rPr>
        <w:t>et of coins</w:t>
      </w:r>
    </w:p>
    <w:p w:rsidR="5672FEF4" w:rsidP="7449E066" w:rsidRDefault="5672FEF4" w14:paraId="3D4387B5" w14:textId="131FEB4B">
      <w:pPr>
        <w:pStyle w:val="ListParagraph"/>
        <w:numPr>
          <w:ilvl w:val="0"/>
          <w:numId w:val="31"/>
        </w:numPr>
        <w:jc w:val="both"/>
        <w:rPr>
          <w:rFonts w:ascii="Arial" w:hAnsi="Arial" w:eastAsia="Arial" w:cs="Arial" w:asciiTheme="minorAscii" w:hAnsiTheme="minorAscii" w:eastAsiaTheme="minorAscii" w:cstheme="minorAscii"/>
          <w:color w:val="000000" w:themeColor="text2"/>
          <w:lang w:val="en-GB"/>
        </w:rPr>
      </w:pPr>
      <w:r w:rsidRPr="7449E066" w:rsidR="6613F468">
        <w:rPr>
          <w:rFonts w:ascii="Arial" w:hAnsi="Arial" w:eastAsia="Arial" w:cs="Arial" w:asciiTheme="minorAscii" w:hAnsiTheme="minorAscii" w:eastAsiaTheme="minorAscii" w:cstheme="minorAscii"/>
          <w:color w:val="000000" w:themeColor="text2" w:themeTint="FF" w:themeShade="FF"/>
          <w:lang w:val="en-GB"/>
        </w:rPr>
        <w:t>Schema</w:t>
      </w:r>
      <w:r w:rsidRPr="7449E066" w:rsidR="2F2FF064">
        <w:rPr>
          <w:rFonts w:ascii="Arial" w:hAnsi="Arial" w:eastAsia="Arial" w:cs="Arial" w:asciiTheme="minorAscii" w:hAnsiTheme="minorAscii" w:eastAsiaTheme="minorAscii" w:cstheme="minorAscii"/>
          <w:color w:val="000000" w:themeColor="text2" w:themeTint="FF" w:themeShade="FF"/>
          <w:lang w:val="en-GB"/>
        </w:rPr>
        <w:t xml:space="preserve"> 6.2.3</w:t>
      </w:r>
      <w:r w:rsidRPr="7449E066" w:rsidR="615A9728">
        <w:rPr>
          <w:rFonts w:ascii="Arial" w:hAnsi="Arial" w:eastAsia="Arial" w:cs="Arial" w:asciiTheme="minorAscii" w:hAnsiTheme="minorAscii" w:eastAsiaTheme="minorAscii" w:cstheme="minorAscii"/>
          <w:color w:val="000000" w:themeColor="text2" w:themeTint="FF" w:themeShade="FF"/>
          <w:lang w:val="en-GB"/>
        </w:rPr>
        <w:t xml:space="preserve"> </w:t>
      </w:r>
      <w:r w:rsidRPr="7449E066" w:rsidR="4B0299BC">
        <w:rPr>
          <w:rFonts w:ascii="Arial" w:hAnsi="Arial" w:eastAsia="Arial" w:cs="Arial" w:asciiTheme="minorAscii" w:hAnsiTheme="minorAscii" w:eastAsiaTheme="minorAscii" w:cstheme="minorAscii"/>
          <w:color w:val="000000" w:themeColor="text2" w:themeTint="FF" w:themeShade="FF"/>
          <w:lang w:val="en-GB"/>
        </w:rPr>
        <w:t>K</w:t>
      </w:r>
      <w:r w:rsidRPr="7449E066" w:rsidR="4B0299BC">
        <w:rPr>
          <w:rFonts w:ascii="Arial" w:hAnsi="Arial" w:eastAsia="Arial" w:cs="Arial" w:asciiTheme="minorAscii" w:hAnsiTheme="minorAscii" w:eastAsiaTheme="minorAscii" w:cstheme="minorAscii"/>
          <w:color w:val="000000" w:themeColor="text2" w:themeTint="FF" w:themeShade="FF"/>
          <w:lang w:val="en-GB"/>
        </w:rPr>
        <w:t>not Tie</w:t>
      </w:r>
      <w:r w:rsidRPr="7449E066" w:rsidR="6D94ACC5">
        <w:rPr>
          <w:rFonts w:ascii="Arial" w:hAnsi="Arial" w:eastAsia="Arial" w:cs="Arial" w:asciiTheme="minorAscii" w:hAnsiTheme="minorAscii" w:eastAsiaTheme="minorAscii" w:cstheme="minorAscii"/>
          <w:color w:val="000000" w:themeColor="text2" w:themeTint="FF" w:themeShade="FF"/>
          <w:lang w:val="en-GB"/>
        </w:rPr>
        <w:t>s</w:t>
      </w:r>
      <w:r w:rsidRPr="7449E066" w:rsidR="3EB1AD14">
        <w:rPr>
          <w:rFonts w:ascii="Arial" w:hAnsi="Arial" w:eastAsia="Arial" w:cs="Arial" w:asciiTheme="minorAscii" w:hAnsiTheme="minorAscii" w:eastAsiaTheme="minorAscii" w:cstheme="minorAscii"/>
          <w:color w:val="000000" w:themeColor="text2" w:themeTint="FF" w:themeShade="FF"/>
          <w:lang w:val="en-GB"/>
        </w:rPr>
        <w:t xml:space="preserve"> </w:t>
      </w:r>
      <w:r w:rsidRPr="7449E066" w:rsidR="5216A6BE">
        <w:rPr>
          <w:rFonts w:ascii="Arial" w:hAnsi="Arial" w:eastAsia="Arial" w:cs="Arial" w:asciiTheme="minorAscii" w:hAnsiTheme="minorAscii" w:eastAsiaTheme="minorAscii" w:cstheme="minorAscii"/>
          <w:color w:val="000000" w:themeColor="text2" w:themeTint="FF" w:themeShade="FF"/>
          <w:lang w:val="en-GB"/>
        </w:rPr>
        <w:t>b</w:t>
      </w:r>
      <w:r w:rsidRPr="7449E066" w:rsidR="3EB1AD14">
        <w:rPr>
          <w:rFonts w:ascii="Arial" w:hAnsi="Arial" w:eastAsia="Arial" w:cs="Arial" w:asciiTheme="minorAscii" w:hAnsiTheme="minorAscii" w:eastAsiaTheme="minorAscii" w:cstheme="minorAscii"/>
          <w:color w:val="000000" w:themeColor="text2" w:themeTint="FF" w:themeShade="FF"/>
          <w:lang w:val="en-GB"/>
        </w:rPr>
        <w:t>oard</w:t>
      </w:r>
    </w:p>
    <w:p w:rsidR="65F411C7" w:rsidP="7449E066" w:rsidRDefault="65F411C7" w14:paraId="46DFA586" w14:textId="63BA45C0">
      <w:pPr>
        <w:jc w:val="both"/>
        <w:rPr>
          <w:rFonts w:ascii="Arial" w:hAnsi="Arial" w:eastAsia="Arial" w:cs="Arial" w:asciiTheme="minorAscii" w:hAnsiTheme="minorAscii" w:eastAsiaTheme="minorAscii" w:cstheme="minorAscii"/>
          <w:color w:val="000000" w:themeColor="text2"/>
          <w:lang w:val="en-GB"/>
        </w:rPr>
      </w:pPr>
    </w:p>
    <w:p w:rsidR="3D7617E5" w:rsidP="7449E066" w:rsidRDefault="3D7617E5" w14:paraId="24CEA36B" w14:textId="1836409A">
      <w:pPr>
        <w:jc w:val="both"/>
        <w:rPr>
          <w:rFonts w:ascii="Arial" w:hAnsi="Arial" w:eastAsia="Arial" w:cs="Arial" w:asciiTheme="minorAscii" w:hAnsiTheme="minorAscii" w:eastAsiaTheme="minorAscii" w:cstheme="minorAscii"/>
          <w:color w:val="000000" w:themeColor="text2"/>
          <w:lang w:val="en-GB"/>
        </w:rPr>
      </w:pPr>
      <w:r w:rsidRPr="7449E066" w:rsidR="11AA80C4">
        <w:rPr>
          <w:rFonts w:ascii="Arial" w:hAnsi="Arial" w:eastAsia="Arial" w:cs="Arial" w:asciiTheme="minorAscii" w:hAnsiTheme="minorAscii" w:eastAsiaTheme="minorAscii" w:cstheme="minorAscii"/>
          <w:color w:val="000000" w:themeColor="text2" w:themeTint="FF" w:themeShade="FF"/>
          <w:lang w:val="en-GB"/>
        </w:rPr>
        <w:t>Activity plan:</w:t>
      </w:r>
    </w:p>
    <w:p w:rsidR="65F411C7" w:rsidP="7449E066" w:rsidRDefault="65F411C7" w14:paraId="15248E97" w14:textId="36B7B9B6">
      <w:pPr>
        <w:jc w:val="both"/>
        <w:rPr>
          <w:rFonts w:ascii="Arial" w:hAnsi="Arial" w:eastAsia="Arial" w:cs="Arial" w:asciiTheme="minorAscii" w:hAnsiTheme="minorAscii" w:eastAsiaTheme="minorAscii" w:cstheme="minorAscii"/>
          <w:color w:val="000000" w:themeColor="text2"/>
          <w:lang w:val="en-GB"/>
        </w:rPr>
      </w:pPr>
    </w:p>
    <w:p w:rsidR="3D7617E5" w:rsidP="7449E066" w:rsidRDefault="3D7617E5" w14:paraId="0FD3E1F8" w14:textId="06E3DB22">
      <w:pPr>
        <w:jc w:val="both"/>
        <w:rPr>
          <w:rFonts w:ascii="Arial" w:hAnsi="Arial" w:eastAsia="Arial" w:cs="Arial" w:asciiTheme="minorAscii" w:hAnsiTheme="minorAscii" w:eastAsiaTheme="minorAscii" w:cstheme="minorAscii"/>
          <w:color w:val="000000" w:themeColor="text2"/>
          <w:lang w:val="en-GB"/>
        </w:rPr>
      </w:pPr>
      <w:r w:rsidRPr="7449E066" w:rsidR="11AA80C4">
        <w:rPr>
          <w:rFonts w:ascii="Arial" w:hAnsi="Arial" w:eastAsia="Arial" w:cs="Arial" w:asciiTheme="minorAscii" w:hAnsiTheme="minorAscii" w:eastAsiaTheme="minorAscii" w:cstheme="minorAscii"/>
          <w:b w:val="1"/>
          <w:bCs w:val="1"/>
          <w:color w:val="000000" w:themeColor="text2" w:themeTint="FF" w:themeShade="FF"/>
          <w:lang w:val="en-GB"/>
        </w:rPr>
        <w:t>Step 1: Introduction</w:t>
      </w:r>
    </w:p>
    <w:p w:rsidR="65F411C7" w:rsidP="7449E066" w:rsidRDefault="65F411C7" w14:paraId="0A0E5163" w14:textId="50A62300">
      <w:pPr>
        <w:jc w:val="both"/>
        <w:rPr>
          <w:rFonts w:ascii="Arial" w:hAnsi="Arial" w:eastAsia="Arial" w:cs="Arial" w:asciiTheme="minorAscii" w:hAnsiTheme="minorAscii" w:eastAsiaTheme="minorAscii" w:cstheme="minorAscii"/>
          <w:color w:val="000000" w:themeColor="text2"/>
          <w:lang w:val="en-GB"/>
        </w:rPr>
      </w:pPr>
    </w:p>
    <w:p w:rsidR="3D7617E5" w:rsidP="7449E066" w:rsidRDefault="3D7617E5" w14:paraId="02322329" w14:textId="0DD85F8E">
      <w:pPr>
        <w:jc w:val="both"/>
        <w:rPr>
          <w:rFonts w:ascii="Arial" w:hAnsi="Arial" w:eastAsia="Arial" w:cs="Arial" w:asciiTheme="minorAscii" w:hAnsiTheme="minorAscii" w:eastAsiaTheme="minorAscii" w:cstheme="minorAscii"/>
          <w:color w:val="000000" w:themeColor="text2"/>
          <w:lang w:val="en-GB"/>
        </w:rPr>
      </w:pPr>
      <w:r w:rsidRPr="7449E066" w:rsidR="2F2FF064">
        <w:rPr>
          <w:rFonts w:ascii="Arial" w:hAnsi="Arial" w:eastAsia="Arial" w:cs="Arial" w:asciiTheme="minorAscii" w:hAnsiTheme="minorAscii" w:eastAsiaTheme="minorAscii" w:cstheme="minorAscii"/>
          <w:b w:val="1"/>
          <w:bCs w:val="1"/>
          <w:color w:val="000000" w:themeColor="text2" w:themeTint="FF" w:themeShade="FF"/>
          <w:lang w:val="en-GB"/>
        </w:rPr>
        <w:t>Task A:</w:t>
      </w:r>
      <w:r w:rsidRPr="7449E066" w:rsidR="2F2FF064">
        <w:rPr>
          <w:rFonts w:ascii="Arial" w:hAnsi="Arial" w:eastAsia="Arial" w:cs="Arial" w:asciiTheme="minorAscii" w:hAnsiTheme="minorAscii" w:eastAsiaTheme="minorAscii" w:cstheme="minorAscii"/>
          <w:color w:val="000000" w:themeColor="text2" w:themeTint="FF" w:themeShade="FF"/>
          <w:lang w:val="en-GB"/>
        </w:rPr>
        <w:t xml:space="preserve"> </w:t>
      </w:r>
      <w:r w:rsidRPr="7449E066" w:rsidR="2F2FF064">
        <w:rPr>
          <w:rFonts w:ascii="Arial" w:hAnsi="Arial" w:eastAsia="Arial" w:cs="Arial" w:asciiTheme="minorAscii" w:hAnsiTheme="minorAscii" w:eastAsiaTheme="minorAscii" w:cstheme="minorAscii"/>
          <w:b w:val="1"/>
          <w:bCs w:val="1"/>
          <w:color w:val="000000" w:themeColor="text2" w:themeTint="FF" w:themeShade="FF"/>
          <w:lang w:val="en-GB"/>
        </w:rPr>
        <w:t xml:space="preserve">Video </w:t>
      </w:r>
      <w:r w:rsidRPr="7449E066" w:rsidR="2F2FF064">
        <w:rPr>
          <w:rFonts w:ascii="Arial" w:hAnsi="Arial" w:eastAsia="Arial" w:cs="Arial" w:asciiTheme="minorAscii" w:hAnsiTheme="minorAscii" w:eastAsiaTheme="minorAscii" w:cstheme="minorAscii"/>
          <w:color w:val="000000" w:themeColor="text2" w:themeTint="FF" w:themeShade="FF"/>
          <w:lang w:val="en-GB"/>
        </w:rPr>
        <w:t xml:space="preserve">(V, R, A) - Watch the </w:t>
      </w:r>
      <w:r w:rsidRPr="7449E066" w:rsidR="2F2FF064">
        <w:rPr>
          <w:rFonts w:ascii="Arial" w:hAnsi="Arial" w:eastAsia="Arial" w:cs="Arial" w:asciiTheme="minorAscii" w:hAnsiTheme="minorAscii" w:eastAsiaTheme="minorAscii" w:cstheme="minorAscii"/>
          <w:color w:val="000000" w:themeColor="text2" w:themeTint="FF" w:themeShade="FF"/>
          <w:lang w:val="en-GB"/>
        </w:rPr>
        <w:t>KidCy</w:t>
      </w:r>
      <w:r w:rsidRPr="7449E066" w:rsidR="2F2FF064">
        <w:rPr>
          <w:rFonts w:ascii="Arial" w:hAnsi="Arial" w:eastAsia="Arial" w:cs="Arial" w:asciiTheme="minorAscii" w:hAnsiTheme="minorAscii" w:eastAsiaTheme="minorAscii" w:cstheme="minorAscii"/>
          <w:color w:val="000000" w:themeColor="text2" w:themeTint="FF" w:themeShade="FF"/>
          <w:lang w:val="en-GB"/>
        </w:rPr>
        <w:t xml:space="preserve"> video 6.2.1</w:t>
      </w:r>
      <w:r w:rsidRPr="7449E066" w:rsidR="2F2FF064">
        <w:rPr>
          <w:rFonts w:ascii="Arial" w:hAnsi="Arial" w:eastAsia="Arial" w:cs="Arial" w:asciiTheme="minorAscii" w:hAnsiTheme="minorAscii" w:eastAsiaTheme="minorAscii" w:cstheme="minorAscii"/>
          <w:color w:val="000000" w:themeColor="text2" w:themeTint="FF" w:themeShade="FF"/>
          <w:lang w:val="en-GB"/>
        </w:rPr>
        <w:t xml:space="preserve"> </w:t>
      </w:r>
      <w:r w:rsidRPr="7449E066" w:rsidR="2F2FF064">
        <w:rPr>
          <w:rFonts w:ascii="Arial" w:hAnsi="Arial" w:eastAsia="Arial" w:cs="Arial" w:asciiTheme="minorAscii" w:hAnsiTheme="minorAscii" w:eastAsiaTheme="minorAscii" w:cstheme="minorAscii"/>
          <w:color w:val="000000" w:themeColor="text2" w:themeTint="FF" w:themeShade="FF"/>
          <w:lang w:val="en-GB"/>
        </w:rPr>
        <w:t>Introducing malwar</w:t>
      </w:r>
      <w:r w:rsidRPr="7449E066" w:rsidR="2F2FF064">
        <w:rPr>
          <w:rFonts w:ascii="Arial" w:hAnsi="Arial" w:eastAsia="Arial" w:cs="Arial" w:asciiTheme="minorAscii" w:hAnsiTheme="minorAscii" w:eastAsiaTheme="minorAscii" w:cstheme="minorAscii"/>
          <w:color w:val="000000" w:themeColor="text2" w:themeTint="FF" w:themeShade="FF"/>
          <w:lang w:val="en-GB"/>
        </w:rPr>
        <w:t>e types</w:t>
      </w:r>
      <w:r w:rsidRPr="7449E066" w:rsidR="2F2FF064">
        <w:rPr>
          <w:rFonts w:ascii="Arial" w:hAnsi="Arial" w:eastAsia="Arial" w:cs="Arial" w:asciiTheme="minorAscii" w:hAnsiTheme="minorAscii" w:eastAsiaTheme="minorAscii" w:cstheme="minorAscii"/>
          <w:color w:val="000000" w:themeColor="text2" w:themeTint="FF" w:themeShade="FF"/>
          <w:lang w:val="en-GB"/>
        </w:rPr>
        <w:t>.</w:t>
      </w:r>
      <w:r w:rsidRPr="7449E066" w:rsidR="2F2FF064">
        <w:rPr>
          <w:rFonts w:ascii="Arial" w:hAnsi="Arial" w:eastAsia="Arial" w:cs="Arial" w:asciiTheme="minorAscii" w:hAnsiTheme="minorAscii" w:eastAsiaTheme="minorAscii" w:cstheme="minorAscii"/>
          <w:color w:val="000000" w:themeColor="text2" w:themeTint="FF" w:themeShade="FF"/>
          <w:lang w:val="en-GB"/>
        </w:rPr>
        <w:t xml:space="preserve"> </w:t>
      </w:r>
    </w:p>
    <w:p w:rsidR="65F411C7" w:rsidP="7449E066" w:rsidRDefault="65F411C7" w14:paraId="77B78BC3" w14:textId="6B5B5AE3">
      <w:pPr>
        <w:jc w:val="both"/>
        <w:rPr>
          <w:rFonts w:ascii="Arial" w:hAnsi="Arial" w:eastAsia="Arial" w:cs="Arial" w:asciiTheme="minorAscii" w:hAnsiTheme="minorAscii" w:eastAsiaTheme="minorAscii" w:cstheme="minorAscii"/>
          <w:color w:val="000000" w:themeColor="text2"/>
          <w:lang w:val="en-GB"/>
        </w:rPr>
      </w:pPr>
    </w:p>
    <w:p w:rsidR="3D7617E5" w:rsidP="7449E066" w:rsidRDefault="3D7617E5" w14:paraId="62ECA8AB" w14:textId="183F46CA">
      <w:pPr>
        <w:spacing w:after="281"/>
        <w:jc w:val="both"/>
        <w:rPr>
          <w:rFonts w:ascii="Arial" w:hAnsi="Arial" w:eastAsia="Arial" w:cs="Arial" w:asciiTheme="minorAscii" w:hAnsiTheme="minorAscii" w:eastAsiaTheme="minorAscii" w:cstheme="minorAscii"/>
          <w:b w:val="0"/>
          <w:bCs w:val="0"/>
          <w:i w:val="1"/>
          <w:iCs w:val="1"/>
          <w:highlight w:val="cyan"/>
          <w:lang w:val="en-US"/>
        </w:rPr>
      </w:pPr>
      <w:r w:rsidRPr="7449E066" w:rsidR="2F2FF064">
        <w:rPr>
          <w:rFonts w:ascii="Arial" w:hAnsi="Arial" w:eastAsia="Arial" w:cs="Arial" w:asciiTheme="minorAscii" w:hAnsiTheme="minorAscii" w:eastAsiaTheme="minorAscii" w:cstheme="minorAscii"/>
          <w:b w:val="1"/>
          <w:bCs w:val="1"/>
          <w:color w:val="000000" w:themeColor="text2" w:themeTint="FF" w:themeShade="FF"/>
          <w:lang w:val="en-GB"/>
        </w:rPr>
        <w:t>Task B: Discussion</w:t>
      </w:r>
      <w:r w:rsidRPr="7449E066" w:rsidR="2F2FF064">
        <w:rPr>
          <w:rFonts w:ascii="Arial" w:hAnsi="Arial" w:eastAsia="Arial" w:cs="Arial" w:asciiTheme="minorAscii" w:hAnsiTheme="minorAscii" w:eastAsiaTheme="minorAscii" w:cstheme="minorAscii"/>
          <w:color w:val="000000" w:themeColor="text2" w:themeTint="FF" w:themeShade="FF"/>
          <w:lang w:val="en-GB"/>
        </w:rPr>
        <w:t xml:space="preserve"> (A, O)</w:t>
      </w:r>
      <w:ins w:author="karen.parish@inn.no" w:date="2026-01-23T16:20:00Z" w16du:dateUtc="2026-01-23T16:20:12Z" w:id="1541018438">
        <w:r w:rsidRPr="7449E066" w:rsidR="19F01787">
          <w:rPr>
            <w:rFonts w:ascii="Arial" w:hAnsi="Arial" w:eastAsia="Arial" w:cs="Arial" w:asciiTheme="minorAscii" w:hAnsiTheme="minorAscii" w:eastAsiaTheme="minorAscii" w:cstheme="minorAscii"/>
            <w:color w:val="000000" w:themeColor="text2" w:themeTint="FF" w:themeShade="FF"/>
            <w:lang w:val="en-GB"/>
          </w:rPr>
          <w:t xml:space="preserve"> </w:t>
        </w:r>
      </w:ins>
      <w:r w:rsidRPr="7449E066" w:rsidR="66AE359B">
        <w:rPr>
          <w:rFonts w:ascii="Arial" w:hAnsi="Arial" w:eastAsia="Arial" w:cs="Arial" w:asciiTheme="minorAscii" w:hAnsiTheme="minorAscii" w:eastAsiaTheme="minorAscii" w:cstheme="minorAscii"/>
          <w:color w:val="000000" w:themeColor="text2" w:themeTint="FF" w:themeShade="FF"/>
          <w:lang w:val="en-GB"/>
        </w:rPr>
        <w:t>-</w:t>
      </w:r>
      <w:r w:rsidRPr="7449E066" w:rsidR="66AE359B">
        <w:rPr>
          <w:rFonts w:ascii="Arial" w:hAnsi="Arial" w:eastAsia="Arial" w:cs="Arial" w:asciiTheme="minorAscii" w:hAnsiTheme="minorAscii" w:eastAsiaTheme="minorAscii" w:cstheme="minorAscii"/>
          <w:color w:val="000000" w:themeColor="text2" w:themeTint="FF" w:themeShade="FF"/>
          <w:lang w:val="en-US"/>
        </w:rPr>
        <w:t xml:space="preserve"> </w:t>
      </w:r>
      <w:r w:rsidRPr="7449E066" w:rsidR="2F2FF064">
        <w:rPr>
          <w:rFonts w:ascii="Arial" w:hAnsi="Arial" w:eastAsia="Arial" w:cs="Arial" w:asciiTheme="minorAscii" w:hAnsiTheme="minorAscii" w:eastAsiaTheme="minorAscii" w:cstheme="minorAscii"/>
          <w:color w:val="000000" w:themeColor="text2" w:themeTint="FF" w:themeShade="FF"/>
          <w:lang w:val="en-GB"/>
        </w:rPr>
        <w:t xml:space="preserve">Choose 3-5 types </w:t>
      </w:r>
      <w:r w:rsidRPr="7449E066" w:rsidR="6E36F046">
        <w:rPr>
          <w:rFonts w:ascii="Arial" w:hAnsi="Arial" w:eastAsia="Arial" w:cs="Arial" w:asciiTheme="minorAscii" w:hAnsiTheme="minorAscii" w:eastAsiaTheme="minorAscii" w:cstheme="minorAscii"/>
          <w:color w:val="000000" w:themeColor="text2" w:themeTint="FF" w:themeShade="FF"/>
          <w:lang w:val="en-GB"/>
        </w:rPr>
        <w:t xml:space="preserve">of malware that </w:t>
      </w:r>
      <w:r w:rsidRPr="7449E066" w:rsidR="2F2FF064">
        <w:rPr>
          <w:rFonts w:ascii="Arial" w:hAnsi="Arial" w:eastAsia="Arial" w:cs="Arial" w:asciiTheme="minorAscii" w:hAnsiTheme="minorAscii" w:eastAsiaTheme="minorAscii" w:cstheme="minorAscii"/>
          <w:color w:val="000000" w:themeColor="text2" w:themeTint="FF" w:themeShade="FF"/>
          <w:lang w:val="en-GB"/>
        </w:rPr>
        <w:t xml:space="preserve">you want your students </w:t>
      </w:r>
      <w:r w:rsidRPr="7449E066" w:rsidR="4D8BA9E9">
        <w:rPr>
          <w:rFonts w:ascii="Arial" w:hAnsi="Arial" w:eastAsia="Arial" w:cs="Arial" w:asciiTheme="minorAscii" w:hAnsiTheme="minorAscii" w:eastAsiaTheme="minorAscii" w:cstheme="minorAscii"/>
          <w:color w:val="000000" w:themeColor="text2" w:themeTint="FF" w:themeShade="FF"/>
          <w:lang w:val="en-GB"/>
        </w:rPr>
        <w:t xml:space="preserve">to </w:t>
      </w:r>
      <w:r w:rsidRPr="7449E066" w:rsidR="2F2FF064">
        <w:rPr>
          <w:rFonts w:ascii="Arial" w:hAnsi="Arial" w:eastAsia="Arial" w:cs="Arial" w:asciiTheme="minorAscii" w:hAnsiTheme="minorAscii" w:eastAsiaTheme="minorAscii" w:cstheme="minorAscii"/>
          <w:color w:val="000000" w:themeColor="text2" w:themeTint="FF" w:themeShade="FF"/>
          <w:lang w:val="en-GB"/>
        </w:rPr>
        <w:t xml:space="preserve">understand better and write them on the whiteboard/smartboard - Headed - </w:t>
      </w:r>
      <w:r w:rsidRPr="7449E066" w:rsidR="2F2FF064">
        <w:rPr>
          <w:rFonts w:ascii="Arial" w:hAnsi="Arial" w:eastAsia="Arial" w:cs="Arial" w:asciiTheme="minorAscii" w:hAnsiTheme="minorAscii" w:eastAsiaTheme="minorAscii" w:cstheme="minorAscii"/>
          <w:b w:val="0"/>
          <w:bCs w:val="0"/>
          <w:i w:val="1"/>
          <w:iCs w:val="1"/>
          <w:color w:val="000000" w:themeColor="text2" w:themeTint="FF" w:themeShade="FF"/>
          <w:lang w:val="en-GB"/>
        </w:rPr>
        <w:t>Malware types</w:t>
      </w:r>
      <w:r w:rsidRPr="7449E066" w:rsidR="2F2FF064">
        <w:rPr>
          <w:rFonts w:ascii="Arial" w:hAnsi="Arial" w:eastAsia="Arial" w:cs="Arial" w:asciiTheme="minorAscii" w:hAnsiTheme="minorAscii" w:eastAsiaTheme="minorAscii" w:cstheme="minorAscii"/>
          <w:b w:val="0"/>
          <w:bCs w:val="0"/>
          <w:i w:val="1"/>
          <w:iCs w:val="1"/>
          <w:color w:val="000000" w:themeColor="text2" w:themeTint="FF" w:themeShade="FF"/>
          <w:lang w:val="en-GB"/>
        </w:rPr>
        <w:t>.</w:t>
      </w:r>
    </w:p>
    <w:p w:rsidR="0265BB4F" w:rsidP="7449E066" w:rsidRDefault="0265BB4F" w14:paraId="2B068F42" w14:textId="35CC1B6F">
      <w:pPr>
        <w:spacing w:after="281"/>
        <w:jc w:val="both"/>
        <w:rPr>
          <w:rFonts w:ascii="Arial" w:hAnsi="Arial" w:eastAsia="Arial" w:cs="Arial" w:asciiTheme="minorAscii" w:hAnsiTheme="minorAscii" w:eastAsiaTheme="minorAscii" w:cstheme="minorAscii"/>
          <w:lang w:val="en-US"/>
        </w:rPr>
      </w:pPr>
      <w:r w:rsidRPr="7449E066" w:rsidR="24189387">
        <w:rPr>
          <w:rFonts w:ascii="Arial" w:hAnsi="Arial" w:eastAsia="Arial" w:cs="Arial" w:asciiTheme="minorAscii" w:hAnsiTheme="minorAscii" w:eastAsiaTheme="minorAscii" w:cstheme="minorAscii"/>
          <w:lang w:val="en-US"/>
        </w:rPr>
        <w:t>Ask students to discuss with each other (pairs or small groups):</w:t>
      </w:r>
    </w:p>
    <w:p w:rsidR="2232743E" w:rsidP="7449E066" w:rsidRDefault="2232743E" w14:paraId="013A6FF4" w14:textId="1C48AF2F">
      <w:pPr>
        <w:pStyle w:val="ListParagraph"/>
        <w:numPr>
          <w:ilvl w:val="1"/>
          <w:numId w:val="30"/>
        </w:numPr>
        <w:jc w:val="both"/>
        <w:rPr>
          <w:rFonts w:ascii="Arial" w:hAnsi="Arial" w:eastAsia="Arial" w:cs="Arial" w:asciiTheme="minorAscii" w:hAnsiTheme="minorAscii" w:eastAsiaTheme="minorAscii" w:cstheme="minorAscii"/>
          <w:color w:val="000000" w:themeColor="text2"/>
          <w:lang w:val="en-GB"/>
        </w:rPr>
      </w:pPr>
      <w:r w:rsidRPr="7449E066" w:rsidR="7DFE6651">
        <w:rPr>
          <w:rFonts w:ascii="Arial" w:hAnsi="Arial" w:eastAsia="Arial" w:cs="Arial" w:asciiTheme="minorAscii" w:hAnsiTheme="minorAscii" w:eastAsiaTheme="minorAscii" w:cstheme="minorAscii"/>
          <w:color w:val="000000" w:themeColor="text2" w:themeTint="FF" w:themeShade="FF"/>
          <w:lang w:val="en-GB"/>
        </w:rPr>
        <w:t>How does malware of this type work?</w:t>
      </w:r>
    </w:p>
    <w:p w:rsidR="2232743E" w:rsidP="7449E066" w:rsidRDefault="2232743E" w14:paraId="43B86045" w14:textId="1ADB8369">
      <w:pPr>
        <w:pStyle w:val="ListParagraph"/>
        <w:numPr>
          <w:ilvl w:val="1"/>
          <w:numId w:val="30"/>
        </w:numPr>
        <w:jc w:val="both"/>
        <w:rPr>
          <w:rFonts w:ascii="Arial" w:hAnsi="Arial" w:eastAsia="Arial" w:cs="Arial" w:asciiTheme="minorAscii" w:hAnsiTheme="minorAscii" w:eastAsiaTheme="minorAscii" w:cstheme="minorAscii"/>
          <w:color w:val="000000" w:themeColor="text2"/>
          <w:lang w:val="en-GB"/>
        </w:rPr>
      </w:pPr>
      <w:r w:rsidRPr="7449E066" w:rsidR="7DFE6651">
        <w:rPr>
          <w:rFonts w:ascii="Arial" w:hAnsi="Arial" w:eastAsia="Arial" w:cs="Arial" w:asciiTheme="minorAscii" w:hAnsiTheme="minorAscii" w:eastAsiaTheme="minorAscii" w:cstheme="minorAscii"/>
          <w:color w:val="000000" w:themeColor="text2" w:themeTint="FF" w:themeShade="FF"/>
          <w:lang w:val="en-GB"/>
        </w:rPr>
        <w:t>What damage could it do to your digital assets?</w:t>
      </w:r>
    </w:p>
    <w:p w:rsidR="65F411C7" w:rsidP="7449E066" w:rsidRDefault="65F411C7" w14:paraId="0226FF41" w14:textId="7F423C98">
      <w:pPr>
        <w:pStyle w:val="ListParagraph"/>
        <w:jc w:val="both"/>
        <w:rPr>
          <w:rFonts w:ascii="Arial" w:hAnsi="Arial" w:eastAsia="Arial" w:cs="Arial" w:asciiTheme="minorAscii" w:hAnsiTheme="minorAscii" w:eastAsiaTheme="minorAscii" w:cstheme="minorAscii"/>
          <w:color w:val="000000" w:themeColor="text2"/>
          <w:lang w:val="en-GB"/>
        </w:rPr>
      </w:pPr>
    </w:p>
    <w:p w:rsidR="50D4280D" w:rsidP="7449E066" w:rsidRDefault="50D4280D" w14:paraId="5FA4E880" w14:textId="37FB1C58">
      <w:pPr>
        <w:jc w:val="both"/>
        <w:rPr>
          <w:rFonts w:ascii="Arial" w:hAnsi="Arial" w:eastAsia="Arial" w:cs="Arial" w:asciiTheme="minorAscii" w:hAnsiTheme="minorAscii" w:eastAsiaTheme="minorAscii" w:cstheme="minorAscii"/>
          <w:lang w:val="en-GB"/>
        </w:rPr>
      </w:pPr>
      <w:r w:rsidRPr="7449E066" w:rsidR="69964B12">
        <w:rPr>
          <w:rFonts w:ascii="Arial" w:hAnsi="Arial" w:eastAsia="Arial" w:cs="Arial" w:asciiTheme="minorAscii" w:hAnsiTheme="minorAscii" w:eastAsiaTheme="minorAscii" w:cstheme="minorAscii"/>
          <w:b w:val="1"/>
          <w:bCs w:val="1"/>
          <w:lang w:val="en-US"/>
        </w:rPr>
        <w:t xml:space="preserve">Task C: Activity </w:t>
      </w:r>
      <w:r w:rsidRPr="7449E066" w:rsidR="69964B12">
        <w:rPr>
          <w:rFonts w:ascii="Arial" w:hAnsi="Arial" w:eastAsia="Arial" w:cs="Arial" w:asciiTheme="minorAscii" w:hAnsiTheme="minorAscii" w:eastAsiaTheme="minorAscii" w:cstheme="minorAscii"/>
          <w:lang w:val="en-US"/>
        </w:rPr>
        <w:t>(K) - Ask the students to put their thumb up/thumb down/thumb halfway for each of the following statements:</w:t>
      </w:r>
    </w:p>
    <w:p w:rsidR="0345AE7F" w:rsidP="7449E066" w:rsidRDefault="0345AE7F" w14:paraId="58EF8713" w14:textId="5E34D67B">
      <w:pPr>
        <w:jc w:val="both"/>
        <w:rPr>
          <w:rFonts w:ascii="Arial" w:hAnsi="Arial" w:eastAsia="Arial" w:cs="Arial" w:asciiTheme="minorAscii" w:hAnsiTheme="minorAscii" w:eastAsiaTheme="minorAscii" w:cstheme="minorAscii"/>
          <w:color w:val="000000" w:themeColor="text2"/>
          <w:lang w:val="en-GB"/>
        </w:rPr>
      </w:pPr>
    </w:p>
    <w:p w:rsidR="0C9386D2" w:rsidP="7449E066" w:rsidRDefault="0C9386D2" w14:paraId="154D76F5" w14:textId="74683A47">
      <w:pPr>
        <w:pStyle w:val="ListParagraph"/>
        <w:numPr>
          <w:ilvl w:val="0"/>
          <w:numId w:val="7"/>
        </w:numPr>
        <w:jc w:val="both"/>
        <w:rPr>
          <w:rFonts w:ascii="Arial" w:hAnsi="Arial" w:eastAsia="Arial" w:cs="Arial" w:asciiTheme="minorAscii" w:hAnsiTheme="minorAscii" w:eastAsiaTheme="minorAscii" w:cstheme="minorAscii"/>
          <w:lang w:val="en-GB"/>
        </w:rPr>
      </w:pPr>
      <w:r w:rsidRPr="7449E066" w:rsidR="61146190">
        <w:rPr>
          <w:rFonts w:ascii="Arial" w:hAnsi="Arial" w:eastAsia="Arial" w:cs="Arial" w:asciiTheme="minorAscii" w:hAnsiTheme="minorAscii" w:eastAsiaTheme="minorAscii" w:cstheme="minorAscii"/>
          <w:lang w:val="en-US"/>
        </w:rPr>
        <w:t xml:space="preserve">I understand what </w:t>
      </w:r>
      <w:r w:rsidRPr="7449E066" w:rsidR="58E3EC98">
        <w:rPr>
          <w:rFonts w:ascii="Arial" w:hAnsi="Arial" w:eastAsia="Arial" w:cs="Arial" w:asciiTheme="minorAscii" w:hAnsiTheme="minorAscii" w:eastAsiaTheme="minorAscii" w:cstheme="minorAscii"/>
          <w:lang w:val="en-US"/>
        </w:rPr>
        <w:t>malware is</w:t>
      </w:r>
      <w:r w:rsidRPr="7449E066" w:rsidR="61146190">
        <w:rPr>
          <w:rFonts w:ascii="Arial" w:hAnsi="Arial" w:eastAsia="Arial" w:cs="Arial" w:asciiTheme="minorAscii" w:hAnsiTheme="minorAscii" w:eastAsiaTheme="minorAscii" w:cstheme="minorAscii"/>
          <w:lang w:val="en-US"/>
        </w:rPr>
        <w:t>.</w:t>
      </w:r>
    </w:p>
    <w:p w:rsidR="0C9386D2" w:rsidP="7449E066" w:rsidRDefault="0C9386D2" w14:paraId="33CDDCC6" w14:textId="1DF7612B">
      <w:pPr>
        <w:pStyle w:val="ListParagraph"/>
        <w:numPr>
          <w:ilvl w:val="0"/>
          <w:numId w:val="7"/>
        </w:numPr>
        <w:jc w:val="both"/>
        <w:rPr>
          <w:rFonts w:ascii="Arial" w:hAnsi="Arial" w:eastAsia="Arial" w:cs="Arial" w:asciiTheme="minorAscii" w:hAnsiTheme="minorAscii" w:eastAsiaTheme="minorAscii" w:cstheme="minorAscii"/>
          <w:lang w:val="en-US"/>
        </w:rPr>
      </w:pPr>
      <w:r w:rsidRPr="7449E066" w:rsidR="61146190">
        <w:rPr>
          <w:rFonts w:ascii="Arial" w:hAnsi="Arial" w:eastAsia="Arial" w:cs="Arial" w:asciiTheme="minorAscii" w:hAnsiTheme="minorAscii" w:eastAsiaTheme="minorAscii" w:cstheme="minorAscii"/>
          <w:lang w:val="en-US"/>
        </w:rPr>
        <w:t xml:space="preserve">I can give some examples of </w:t>
      </w:r>
      <w:r w:rsidRPr="7449E066" w:rsidR="07A77B4B">
        <w:rPr>
          <w:rFonts w:ascii="Arial" w:hAnsi="Arial" w:eastAsia="Arial" w:cs="Arial" w:asciiTheme="minorAscii" w:hAnsiTheme="minorAscii" w:eastAsiaTheme="minorAscii" w:cstheme="minorAscii"/>
          <w:lang w:val="en-US"/>
        </w:rPr>
        <w:t>different types of malware</w:t>
      </w:r>
      <w:r w:rsidRPr="7449E066" w:rsidR="61146190">
        <w:rPr>
          <w:rFonts w:ascii="Arial" w:hAnsi="Arial" w:eastAsia="Arial" w:cs="Arial" w:asciiTheme="minorAscii" w:hAnsiTheme="minorAscii" w:eastAsiaTheme="minorAscii" w:cstheme="minorAscii"/>
          <w:lang w:val="en-US"/>
        </w:rPr>
        <w:t>.</w:t>
      </w:r>
    </w:p>
    <w:p w:rsidR="0C9386D2" w:rsidP="7449E066" w:rsidRDefault="0C9386D2" w14:paraId="66F0C773" w14:textId="60439CE7">
      <w:pPr>
        <w:pStyle w:val="ListParagraph"/>
        <w:numPr>
          <w:ilvl w:val="0"/>
          <w:numId w:val="7"/>
        </w:numPr>
        <w:jc w:val="both"/>
        <w:rPr>
          <w:rFonts w:ascii="Arial" w:hAnsi="Arial" w:eastAsia="Arial" w:cs="Arial" w:asciiTheme="minorAscii" w:hAnsiTheme="minorAscii" w:eastAsiaTheme="minorAscii" w:cstheme="minorAscii"/>
          <w:lang w:val="en-US"/>
        </w:rPr>
      </w:pPr>
      <w:r w:rsidRPr="7449E066" w:rsidR="61146190">
        <w:rPr>
          <w:rFonts w:ascii="Arial" w:hAnsi="Arial" w:eastAsia="Arial" w:cs="Arial" w:asciiTheme="minorAscii" w:hAnsiTheme="minorAscii" w:eastAsiaTheme="minorAscii" w:cstheme="minorAscii"/>
          <w:lang w:val="en-US"/>
        </w:rPr>
        <w:t xml:space="preserve">I can </w:t>
      </w:r>
      <w:r w:rsidRPr="7449E066" w:rsidR="5B8D4DD6">
        <w:rPr>
          <w:rFonts w:ascii="Arial" w:hAnsi="Arial" w:eastAsia="Arial" w:cs="Arial" w:asciiTheme="minorAscii" w:hAnsiTheme="minorAscii" w:eastAsiaTheme="minorAscii" w:cstheme="minorAscii"/>
          <w:lang w:val="en-US"/>
        </w:rPr>
        <w:t>explain what possible damage malware can do to my digital assets</w:t>
      </w:r>
      <w:r w:rsidRPr="7449E066" w:rsidR="61146190">
        <w:rPr>
          <w:rFonts w:ascii="Arial" w:hAnsi="Arial" w:eastAsia="Arial" w:cs="Arial" w:asciiTheme="minorAscii" w:hAnsiTheme="minorAscii" w:eastAsiaTheme="minorAscii" w:cstheme="minorAscii"/>
          <w:lang w:val="en-US"/>
        </w:rPr>
        <w:t>.</w:t>
      </w:r>
    </w:p>
    <w:p w:rsidR="0345AE7F" w:rsidP="7449E066" w:rsidRDefault="0345AE7F" w14:paraId="178D1BA1" w14:textId="3EC11A02">
      <w:pPr>
        <w:jc w:val="both"/>
        <w:rPr>
          <w:rFonts w:ascii="Arial" w:hAnsi="Arial" w:eastAsia="Arial" w:cs="Arial" w:asciiTheme="minorAscii" w:hAnsiTheme="minorAscii" w:eastAsiaTheme="minorAscii" w:cstheme="minorAscii"/>
          <w:color w:val="000000" w:themeColor="text2"/>
          <w:lang w:val="en-GB"/>
        </w:rPr>
      </w:pPr>
    </w:p>
    <w:p w:rsidR="3D7617E5" w:rsidP="7449E066" w:rsidRDefault="3D7617E5" w14:paraId="148977EA" w14:textId="09171A19">
      <w:pPr>
        <w:jc w:val="both"/>
        <w:rPr>
          <w:rFonts w:ascii="Arial" w:hAnsi="Arial" w:eastAsia="Arial" w:cs="Arial" w:asciiTheme="minorAscii" w:hAnsiTheme="minorAscii" w:eastAsiaTheme="minorAscii" w:cstheme="minorAscii"/>
          <w:color w:val="000000" w:themeColor="text2"/>
          <w:lang w:val="en-GB"/>
        </w:rPr>
      </w:pPr>
      <w:r w:rsidRPr="7449E066" w:rsidR="11AA80C4">
        <w:rPr>
          <w:rFonts w:ascii="Arial" w:hAnsi="Arial" w:eastAsia="Arial" w:cs="Arial" w:asciiTheme="minorAscii" w:hAnsiTheme="minorAscii" w:eastAsiaTheme="minorAscii" w:cstheme="minorAscii"/>
          <w:b w:val="1"/>
          <w:bCs w:val="1"/>
          <w:color w:val="000000" w:themeColor="text2" w:themeTint="FF" w:themeShade="FF"/>
          <w:lang w:val="en-GB"/>
        </w:rPr>
        <w:t>Hint 1:</w:t>
      </w:r>
      <w:r w:rsidRPr="7449E066" w:rsidR="11AA80C4">
        <w:rPr>
          <w:rFonts w:ascii="Arial" w:hAnsi="Arial" w:eastAsia="Arial" w:cs="Arial" w:asciiTheme="minorAscii" w:hAnsiTheme="minorAscii" w:eastAsiaTheme="minorAscii" w:cstheme="minorAscii"/>
          <w:color w:val="000000" w:themeColor="text2" w:themeTint="FF" w:themeShade="FF"/>
          <w:lang w:val="en-GB"/>
        </w:rPr>
        <w:t xml:space="preserve"> If there are some types not understood by the students, watch the video with pauses altogether again, comment the properties, and engage students into reflection.</w:t>
      </w:r>
    </w:p>
    <w:p w:rsidR="65F411C7" w:rsidP="7449E066" w:rsidRDefault="65F411C7" w14:paraId="7E7C1BDA" w14:textId="52187EC8">
      <w:pPr>
        <w:jc w:val="both"/>
        <w:rPr>
          <w:rFonts w:ascii="Arial" w:hAnsi="Arial" w:eastAsia="Arial" w:cs="Arial" w:asciiTheme="minorAscii" w:hAnsiTheme="minorAscii" w:eastAsiaTheme="minorAscii" w:cstheme="minorAscii"/>
          <w:color w:val="000000" w:themeColor="text2"/>
          <w:lang w:val="en-GB"/>
        </w:rPr>
      </w:pPr>
    </w:p>
    <w:p w:rsidR="0F7BA3F7" w:rsidP="7449E066" w:rsidRDefault="0F7BA3F7" w14:paraId="50F67E59" w14:textId="30E512A4">
      <w:pPr>
        <w:jc w:val="both"/>
        <w:rPr>
          <w:rFonts w:ascii="Arial" w:hAnsi="Arial" w:eastAsia="Arial" w:cs="Arial" w:asciiTheme="minorAscii" w:hAnsiTheme="minorAscii" w:eastAsiaTheme="minorAscii" w:cstheme="minorAscii"/>
          <w:b w:val="1"/>
          <w:bCs w:val="1"/>
          <w:color w:val="000000" w:themeColor="text2" w:themeTint="FF" w:themeShade="FF"/>
          <w:lang w:val="en-GB"/>
        </w:rPr>
      </w:pPr>
      <w:r w:rsidRPr="7449E066" w:rsidR="2F2FF064">
        <w:rPr>
          <w:rFonts w:ascii="Arial" w:hAnsi="Arial" w:eastAsia="Arial" w:cs="Arial" w:asciiTheme="minorAscii" w:hAnsiTheme="minorAscii" w:eastAsiaTheme="minorAscii" w:cstheme="minorAscii"/>
          <w:b w:val="1"/>
          <w:bCs w:val="1"/>
          <w:color w:val="000000" w:themeColor="text2" w:themeTint="FF" w:themeShade="FF"/>
          <w:lang w:val="en-GB"/>
        </w:rPr>
        <w:t xml:space="preserve">Step 2: </w:t>
      </w:r>
      <w:r w:rsidRPr="7449E066" w:rsidR="3A28F5D6">
        <w:rPr>
          <w:rFonts w:ascii="Arial" w:hAnsi="Arial" w:eastAsia="Arial" w:cs="Arial" w:asciiTheme="minorAscii" w:hAnsiTheme="minorAscii" w:eastAsiaTheme="minorAscii" w:cstheme="minorAscii"/>
          <w:b w:val="1"/>
          <w:bCs w:val="1"/>
          <w:color w:val="000000" w:themeColor="text2" w:themeTint="FF" w:themeShade="FF"/>
          <w:lang w:val="en-GB"/>
        </w:rPr>
        <w:t>M</w:t>
      </w:r>
      <w:r w:rsidRPr="7449E066" w:rsidR="2F2FF064">
        <w:rPr>
          <w:rFonts w:ascii="Arial" w:hAnsi="Arial" w:eastAsia="Arial" w:cs="Arial" w:asciiTheme="minorAscii" w:hAnsiTheme="minorAscii" w:eastAsiaTheme="minorAscii" w:cstheme="minorAscii"/>
          <w:b w:val="1"/>
          <w:bCs w:val="1"/>
          <w:color w:val="000000" w:themeColor="text2" w:themeTint="FF" w:themeShade="FF"/>
          <w:lang w:val="en-GB"/>
        </w:rPr>
        <w:t>alware types</w:t>
      </w:r>
    </w:p>
    <w:p w:rsidR="6BABC314" w:rsidP="7449E066" w:rsidRDefault="6BABC314" w14:paraId="6A5C30F2" w14:textId="23A4D614">
      <w:pPr>
        <w:jc w:val="both"/>
        <w:rPr>
          <w:rFonts w:ascii="Arial" w:hAnsi="Arial" w:eastAsia="Arial" w:cs="Arial" w:asciiTheme="minorAscii" w:hAnsiTheme="minorAscii" w:eastAsiaTheme="minorAscii" w:cstheme="minorAscii"/>
          <w:highlight w:val="green"/>
          <w:lang w:val="en-US"/>
        </w:rPr>
      </w:pPr>
    </w:p>
    <w:p w:rsidR="0345AE7F" w:rsidP="7449E066" w:rsidRDefault="590BD517" w14:paraId="5802A209" w14:textId="0A35270E">
      <w:pPr>
        <w:jc w:val="both"/>
        <w:rPr>
          <w:rFonts w:ascii="Arial" w:hAnsi="Arial" w:eastAsia="Arial" w:cs="Arial" w:asciiTheme="minorAscii" w:hAnsiTheme="minorAscii" w:eastAsiaTheme="minorAscii" w:cstheme="minorAscii"/>
          <w:b w:val="0"/>
          <w:bCs w:val="0"/>
          <w:color w:val="000000" w:themeColor="text2"/>
          <w:lang w:val="en-GB"/>
        </w:rPr>
      </w:pPr>
      <w:r w:rsidRPr="7449E066" w:rsidR="2F2FF064">
        <w:rPr>
          <w:rFonts w:ascii="Arial" w:hAnsi="Arial" w:eastAsia="Arial" w:cs="Arial" w:asciiTheme="minorAscii" w:hAnsiTheme="minorAscii" w:eastAsiaTheme="minorAscii" w:cstheme="minorAscii"/>
          <w:b w:val="1"/>
          <w:bCs w:val="1"/>
          <w:color w:val="000000" w:themeColor="text2" w:themeTint="FF" w:themeShade="FF"/>
          <w:lang w:val="en-GB"/>
        </w:rPr>
        <w:t>Task A: Activity</w:t>
      </w:r>
      <w:r w:rsidRPr="7449E066" w:rsidR="2F2FF064">
        <w:rPr>
          <w:rFonts w:ascii="Arial" w:hAnsi="Arial" w:eastAsia="Arial" w:cs="Arial" w:asciiTheme="minorAscii" w:hAnsiTheme="minorAscii" w:eastAsiaTheme="minorAscii" w:cstheme="minorAscii"/>
          <w:color w:val="000000" w:themeColor="text2" w:themeTint="FF" w:themeShade="FF"/>
          <w:lang w:val="en-GB"/>
        </w:rPr>
        <w:t xml:space="preserve"> </w:t>
      </w:r>
      <w:r w:rsidRPr="7449E066" w:rsidR="2F2FF064">
        <w:rPr>
          <w:rFonts w:ascii="Arial" w:hAnsi="Arial" w:eastAsia="Arial" w:cs="Arial" w:asciiTheme="minorAscii" w:hAnsiTheme="minorAscii" w:eastAsiaTheme="minorAscii" w:cstheme="minorAscii"/>
          <w:color w:val="000000" w:themeColor="text2" w:themeTint="FF" w:themeShade="FF"/>
          <w:lang w:val="en-GB"/>
        </w:rPr>
        <w:t>(K, O, A) -</w:t>
      </w:r>
      <w:r w:rsidRPr="7449E066" w:rsidR="6B005BAB">
        <w:rPr>
          <w:rFonts w:ascii="Arial" w:hAnsi="Arial" w:eastAsia="Arial" w:cs="Arial" w:asciiTheme="minorAscii" w:hAnsiTheme="minorAscii" w:eastAsiaTheme="minorAscii" w:cstheme="minorAscii"/>
          <w:color w:val="000000" w:themeColor="text2" w:themeTint="FF" w:themeShade="FF"/>
          <w:lang w:val="en-GB"/>
        </w:rPr>
        <w:t xml:space="preserve"> Ask the student to play the game</w:t>
      </w:r>
      <w:r w:rsidRPr="7449E066" w:rsidR="2F2FF064">
        <w:rPr>
          <w:rFonts w:ascii="Arial" w:hAnsi="Arial" w:eastAsia="Arial" w:cs="Arial" w:asciiTheme="minorAscii" w:hAnsiTheme="minorAscii" w:eastAsiaTheme="minorAscii" w:cstheme="minorAscii"/>
          <w:b w:val="0"/>
          <w:bCs w:val="0"/>
          <w:color w:val="000000" w:themeColor="text2" w:themeTint="FF" w:themeShade="FF"/>
          <w:lang w:val="en-GB"/>
        </w:rPr>
        <w:t xml:space="preserve"> </w:t>
      </w:r>
      <w:r w:rsidRPr="7449E066" w:rsidR="2F2FF064">
        <w:rPr>
          <w:rFonts w:ascii="Arial" w:hAnsi="Arial" w:eastAsia="Arial" w:cs="Arial" w:asciiTheme="minorAscii" w:hAnsiTheme="minorAscii" w:eastAsiaTheme="minorAscii" w:cstheme="minorAscii"/>
          <w:b w:val="0"/>
          <w:bCs w:val="0"/>
          <w:i w:val="1"/>
          <w:iCs w:val="1"/>
          <w:color w:val="000000" w:themeColor="text2" w:themeTint="FF" w:themeShade="FF"/>
          <w:lang w:val="en-GB"/>
        </w:rPr>
        <w:t>Tie the knots</w:t>
      </w:r>
      <w:r w:rsidRPr="7449E066" w:rsidR="3AE7BD72">
        <w:rPr>
          <w:rFonts w:ascii="Arial" w:hAnsi="Arial" w:eastAsia="Arial" w:cs="Arial" w:asciiTheme="minorAscii" w:hAnsiTheme="minorAscii" w:eastAsiaTheme="minorAscii" w:cstheme="minorAscii"/>
          <w:b w:val="0"/>
          <w:bCs w:val="0"/>
          <w:i w:val="1"/>
          <w:iCs w:val="1"/>
          <w:color w:val="000000" w:themeColor="text2" w:themeTint="FF" w:themeShade="FF"/>
          <w:lang w:val="en-GB"/>
        </w:rPr>
        <w:t>.</w:t>
      </w:r>
    </w:p>
    <w:p w:rsidR="6EC518A4" w:rsidP="7449E066" w:rsidRDefault="6EC518A4" w14:paraId="26D461BD" w14:textId="3E951323">
      <w:pPr>
        <w:spacing w:before="240" w:after="240"/>
        <w:rPr>
          <w:rFonts w:ascii="Arial" w:hAnsi="Arial" w:eastAsia="Arial" w:cs="Arial" w:asciiTheme="minorAscii" w:hAnsiTheme="minorAscii" w:eastAsiaTheme="minorAscii" w:cstheme="minorAscii"/>
        </w:rPr>
      </w:pPr>
      <w:r w:rsidRPr="7449E066" w:rsidR="2C886159">
        <w:rPr>
          <w:rFonts w:ascii="Arial" w:hAnsi="Arial" w:eastAsia="Arial" w:cs="Arial" w:asciiTheme="minorAscii" w:hAnsiTheme="minorAscii" w:eastAsiaTheme="minorAscii" w:cstheme="minorAscii"/>
          <w:b w:val="1"/>
          <w:bCs w:val="1"/>
          <w:lang w:val="en-US"/>
        </w:rPr>
        <w:t xml:space="preserve">Note: </w:t>
      </w:r>
      <w:r w:rsidRPr="7449E066" w:rsidR="2C886159">
        <w:rPr>
          <w:rFonts w:ascii="Arial" w:hAnsi="Arial" w:eastAsia="Arial" w:cs="Arial" w:asciiTheme="minorAscii" w:hAnsiTheme="minorAscii" w:eastAsiaTheme="minorAscii" w:cstheme="minorAscii"/>
          <w:lang w:val="en-US"/>
        </w:rPr>
        <w:t>This activity requires some in advance preparation of resources.</w:t>
      </w:r>
    </w:p>
    <w:p w:rsidR="6EC518A4" w:rsidP="7449E066" w:rsidRDefault="6EC518A4" w14:paraId="052890D2" w14:textId="47B78F9A">
      <w:pPr>
        <w:spacing w:before="240" w:after="240"/>
        <w:jc w:val="both"/>
        <w:rPr>
          <w:rFonts w:ascii="Arial" w:hAnsi="Arial" w:eastAsia="Arial" w:cs="Arial" w:asciiTheme="minorAscii" w:hAnsiTheme="minorAscii" w:eastAsiaTheme="minorAscii" w:cstheme="minorAscii"/>
        </w:rPr>
      </w:pPr>
      <w:r w:rsidRPr="7449E066" w:rsidR="2C886159">
        <w:rPr>
          <w:rFonts w:ascii="Arial" w:hAnsi="Arial" w:eastAsia="Arial" w:cs="Arial" w:asciiTheme="minorAscii" w:hAnsiTheme="minorAscii" w:eastAsiaTheme="minorAscii" w:cstheme="minorAscii"/>
          <w:lang w:val="en-US"/>
        </w:rPr>
        <w:t>Prepare the classroom so that the students can sit together in groups of 3-4.</w:t>
      </w:r>
    </w:p>
    <w:p w:rsidR="6EC518A4" w:rsidP="7449E066" w:rsidRDefault="6EC518A4" w14:paraId="3C8B134F" w14:textId="6B00670F">
      <w:pPr>
        <w:pStyle w:val="ListParagraph"/>
        <w:numPr>
          <w:ilvl w:val="0"/>
          <w:numId w:val="6"/>
        </w:numPr>
        <w:spacing w:before="240" w:after="240"/>
        <w:jc w:val="both"/>
        <w:rPr>
          <w:rFonts w:ascii="Arial" w:hAnsi="Arial" w:eastAsia="Arial" w:cs="Arial" w:asciiTheme="minorAscii" w:hAnsiTheme="minorAscii" w:eastAsiaTheme="minorAscii" w:cstheme="minorAscii"/>
          <w:color w:val="000000" w:themeColor="text2"/>
          <w:lang w:val="en-GB"/>
        </w:rPr>
      </w:pPr>
      <w:r w:rsidRPr="7449E066" w:rsidR="4948117F">
        <w:rPr>
          <w:rFonts w:ascii="Arial" w:hAnsi="Arial" w:eastAsia="Arial" w:cs="Arial" w:asciiTheme="minorAscii" w:hAnsiTheme="minorAscii" w:eastAsiaTheme="minorAscii" w:cstheme="minorAscii"/>
          <w:lang w:val="en-US"/>
        </w:rPr>
        <w:t>Print the Schema</w:t>
      </w:r>
      <w:r w:rsidRPr="7449E066" w:rsidR="659E6D52">
        <w:rPr>
          <w:rFonts w:ascii="Arial" w:hAnsi="Arial" w:eastAsia="Arial" w:cs="Arial" w:asciiTheme="minorAscii" w:hAnsiTheme="minorAscii" w:eastAsiaTheme="minorAscii" w:cstheme="minorAscii"/>
          <w:b w:val="0"/>
          <w:bCs w:val="0"/>
          <w:lang w:val="en-US"/>
        </w:rPr>
        <w:t xml:space="preserve"> </w:t>
      </w:r>
      <w:r w:rsidRPr="7449E066" w:rsidR="659E6D52">
        <w:rPr>
          <w:rFonts w:ascii="Arial" w:hAnsi="Arial" w:eastAsia="Arial" w:cs="Arial" w:asciiTheme="minorAscii" w:hAnsiTheme="minorAscii" w:eastAsiaTheme="minorAscii" w:cstheme="minorAscii"/>
          <w:b w:val="0"/>
          <w:bCs w:val="0"/>
          <w:lang w:val="en-US"/>
        </w:rPr>
        <w:t>6.2.2 Set of coins</w:t>
      </w:r>
      <w:r w:rsidRPr="7449E066" w:rsidR="659E6D52">
        <w:rPr>
          <w:rFonts w:ascii="Arial" w:hAnsi="Arial" w:eastAsia="Arial" w:cs="Arial" w:asciiTheme="minorAscii" w:hAnsiTheme="minorAscii" w:eastAsiaTheme="minorAscii" w:cstheme="minorAscii"/>
          <w:b w:val="0"/>
          <w:bCs w:val="0"/>
          <w:lang w:val="en-US"/>
        </w:rPr>
        <w:t xml:space="preserve"> and</w:t>
      </w:r>
      <w:r w:rsidRPr="7449E066" w:rsidR="4948117F">
        <w:rPr>
          <w:rFonts w:ascii="Arial" w:hAnsi="Arial" w:eastAsia="Arial" w:cs="Arial" w:asciiTheme="minorAscii" w:hAnsiTheme="minorAscii" w:eastAsiaTheme="minorAscii" w:cstheme="minorAscii"/>
          <w:b w:val="0"/>
          <w:bCs w:val="0"/>
          <w:lang w:val="en-US"/>
        </w:rPr>
        <w:t xml:space="preserve"> </w:t>
      </w:r>
      <w:r w:rsidRPr="7449E066" w:rsidR="0A7B4F5F">
        <w:rPr>
          <w:rFonts w:ascii="Arial" w:hAnsi="Arial" w:eastAsia="Arial" w:cs="Arial" w:asciiTheme="minorAscii" w:hAnsiTheme="minorAscii" w:eastAsiaTheme="minorAscii" w:cstheme="minorAscii"/>
          <w:b w:val="0"/>
          <w:bCs w:val="0"/>
          <w:lang w:val="en-US"/>
        </w:rPr>
        <w:t xml:space="preserve">Schema </w:t>
      </w:r>
      <w:r w:rsidRPr="7449E066" w:rsidR="4948117F">
        <w:rPr>
          <w:rFonts w:ascii="Arial" w:hAnsi="Arial" w:eastAsia="Arial" w:cs="Arial" w:asciiTheme="minorAscii" w:hAnsiTheme="minorAscii" w:eastAsiaTheme="minorAscii" w:cstheme="minorAscii"/>
          <w:b w:val="0"/>
          <w:bCs w:val="0"/>
          <w:lang w:val="en-US"/>
        </w:rPr>
        <w:t xml:space="preserve">6.2.3 </w:t>
      </w:r>
      <w:r w:rsidRPr="7449E066" w:rsidR="18B90EBD">
        <w:rPr>
          <w:rFonts w:ascii="Arial" w:hAnsi="Arial" w:eastAsia="Arial" w:cs="Arial" w:asciiTheme="minorAscii" w:hAnsiTheme="minorAscii" w:eastAsiaTheme="minorAscii" w:cstheme="minorAscii"/>
          <w:b w:val="0"/>
          <w:bCs w:val="0"/>
          <w:lang w:val="en-US"/>
        </w:rPr>
        <w:t>Knot ties board</w:t>
      </w:r>
      <w:r w:rsidRPr="7449E066" w:rsidR="6261BDC6">
        <w:rPr>
          <w:rFonts w:ascii="Arial" w:hAnsi="Arial" w:eastAsia="Arial" w:cs="Arial" w:asciiTheme="minorAscii" w:hAnsiTheme="minorAscii" w:eastAsiaTheme="minorAscii" w:cstheme="minorAscii"/>
          <w:b w:val="0"/>
          <w:bCs w:val="0"/>
          <w:lang w:val="en-US"/>
        </w:rPr>
        <w:t xml:space="preserve"> </w:t>
      </w:r>
      <w:r w:rsidRPr="7449E066" w:rsidR="6261BDC6">
        <w:rPr>
          <w:rFonts w:ascii="Arial" w:hAnsi="Arial" w:eastAsia="Arial" w:cs="Arial" w:asciiTheme="minorAscii" w:hAnsiTheme="minorAscii" w:eastAsiaTheme="minorAscii" w:cstheme="minorAscii"/>
          <w:b w:val="0"/>
          <w:bCs w:val="0"/>
          <w:color w:val="000000" w:themeColor="text2" w:themeTint="FF" w:themeShade="FF"/>
          <w:lang w:val="en-GB"/>
        </w:rPr>
        <w:t>on stiffer paper/ cardboard</w:t>
      </w:r>
      <w:r w:rsidRPr="7449E066" w:rsidR="6ACA58DC">
        <w:rPr>
          <w:rFonts w:ascii="Arial" w:hAnsi="Arial" w:eastAsia="Arial" w:cs="Arial" w:asciiTheme="minorAscii" w:hAnsiTheme="minorAscii" w:eastAsiaTheme="minorAscii" w:cstheme="minorAscii"/>
          <w:b w:val="0"/>
          <w:bCs w:val="0"/>
          <w:color w:val="000000" w:themeColor="text2" w:themeTint="FF" w:themeShade="FF"/>
          <w:lang w:val="en-GB"/>
        </w:rPr>
        <w:t xml:space="preserve">. </w:t>
      </w:r>
      <w:r w:rsidRPr="7449E066" w:rsidR="6261BDC6">
        <w:rPr>
          <w:rFonts w:ascii="Arial" w:hAnsi="Arial" w:eastAsia="Arial" w:cs="Arial" w:asciiTheme="minorAscii" w:hAnsiTheme="minorAscii" w:eastAsiaTheme="minorAscii" w:cstheme="minorAscii"/>
          <w:b w:val="1"/>
          <w:bCs w:val="1"/>
          <w:color w:val="000000" w:themeColor="text2" w:themeTint="FF" w:themeShade="FF"/>
          <w:lang w:val="en-GB"/>
        </w:rPr>
        <w:t xml:space="preserve">Note: </w:t>
      </w:r>
      <w:r w:rsidRPr="7449E066" w:rsidR="6261BDC6">
        <w:rPr>
          <w:rFonts w:ascii="Arial" w:hAnsi="Arial" w:eastAsia="Arial" w:cs="Arial" w:asciiTheme="minorAscii" w:hAnsiTheme="minorAscii" w:eastAsiaTheme="minorAscii" w:cstheme="minorAscii"/>
          <w:color w:val="000000" w:themeColor="text2" w:themeTint="FF" w:themeShade="FF"/>
          <w:lang w:val="en-GB"/>
        </w:rPr>
        <w:t>You will need one knot ties board</w:t>
      </w:r>
      <w:r w:rsidRPr="7449E066" w:rsidR="3D6778FB">
        <w:rPr>
          <w:rFonts w:ascii="Arial" w:hAnsi="Arial" w:eastAsia="Arial" w:cs="Arial" w:asciiTheme="minorAscii" w:hAnsiTheme="minorAscii" w:eastAsiaTheme="minorAscii" w:cstheme="minorAscii"/>
          <w:color w:val="000000" w:themeColor="text2" w:themeTint="FF" w:themeShade="FF"/>
          <w:lang w:val="en-GB"/>
        </w:rPr>
        <w:t xml:space="preserve"> and one set of coins</w:t>
      </w:r>
      <w:r w:rsidRPr="7449E066" w:rsidR="6261BDC6">
        <w:rPr>
          <w:rFonts w:ascii="Arial" w:hAnsi="Arial" w:eastAsia="Arial" w:cs="Arial" w:asciiTheme="minorAscii" w:hAnsiTheme="minorAscii" w:eastAsiaTheme="minorAscii" w:cstheme="minorAscii"/>
          <w:color w:val="000000" w:themeColor="text2" w:themeTint="FF" w:themeShade="FF"/>
          <w:lang w:val="en-GB"/>
        </w:rPr>
        <w:t xml:space="preserve"> per group.</w:t>
      </w:r>
    </w:p>
    <w:p w:rsidR="0345AE7F" w:rsidP="7449E066" w:rsidRDefault="005A0EF9" w14:paraId="591DBFD8" w14:textId="389305B4">
      <w:pPr>
        <w:pStyle w:val="ListParagraph"/>
        <w:numPr>
          <w:ilvl w:val="0"/>
          <w:numId w:val="6"/>
        </w:numPr>
        <w:spacing w:before="240" w:after="240"/>
        <w:jc w:val="both"/>
        <w:rPr>
          <w:rFonts w:ascii="Arial" w:hAnsi="Arial" w:eastAsia="Arial" w:cs="Arial" w:asciiTheme="minorAscii" w:hAnsiTheme="minorAscii" w:eastAsiaTheme="minorAscii" w:cstheme="minorAscii"/>
          <w:color w:val="000000" w:themeColor="text2"/>
          <w:lang w:val="en-GB"/>
        </w:rPr>
      </w:pPr>
      <w:r w:rsidRPr="7449E066" w:rsidR="4500FAFD">
        <w:rPr>
          <w:rFonts w:ascii="Arial" w:hAnsi="Arial" w:eastAsia="Arial" w:cs="Arial" w:asciiTheme="minorAscii" w:hAnsiTheme="minorAscii" w:eastAsiaTheme="minorAscii" w:cstheme="minorAscii"/>
          <w:color w:val="000000" w:themeColor="text2" w:themeTint="FF" w:themeShade="FF"/>
          <w:lang w:val="en-GB"/>
        </w:rPr>
        <w:t>The s</w:t>
      </w:r>
      <w:r w:rsidRPr="7449E066" w:rsidR="5587676F">
        <w:rPr>
          <w:rFonts w:ascii="Arial" w:hAnsi="Arial" w:eastAsia="Arial" w:cs="Arial" w:asciiTheme="minorAscii" w:hAnsiTheme="minorAscii" w:eastAsiaTheme="minorAscii" w:cstheme="minorAscii"/>
          <w:color w:val="000000" w:themeColor="text2" w:themeTint="FF" w:themeShade="FF"/>
          <w:lang w:val="en-GB"/>
        </w:rPr>
        <w:t xml:space="preserve">chema </w:t>
      </w:r>
      <w:r w:rsidRPr="7449E066" w:rsidR="5587676F">
        <w:rPr>
          <w:rFonts w:ascii="Arial" w:hAnsi="Arial" w:eastAsia="Arial" w:cs="Arial" w:asciiTheme="minorAscii" w:hAnsiTheme="minorAscii" w:eastAsiaTheme="minorAscii" w:cstheme="minorAscii"/>
          <w:b w:val="0"/>
          <w:bCs w:val="0"/>
          <w:lang w:val="en-US"/>
        </w:rPr>
        <w:t>6.2.2 Set of coins</w:t>
      </w:r>
      <w:r w:rsidRPr="7449E066" w:rsidR="5587676F">
        <w:rPr>
          <w:rFonts w:ascii="Arial" w:hAnsi="Arial" w:eastAsia="Arial" w:cs="Arial" w:asciiTheme="minorAscii" w:hAnsiTheme="minorAscii" w:eastAsiaTheme="minorAscii" w:cstheme="minorAscii"/>
          <w:b w:val="0"/>
          <w:bCs w:val="0"/>
          <w:lang w:val="en-US"/>
        </w:rPr>
        <w:t xml:space="preserve"> </w:t>
      </w:r>
      <w:r w:rsidRPr="7449E066" w:rsidR="4500FAFD">
        <w:rPr>
          <w:rFonts w:ascii="Arial" w:hAnsi="Arial" w:eastAsia="Arial" w:cs="Arial" w:asciiTheme="minorAscii" w:hAnsiTheme="minorAscii" w:eastAsiaTheme="minorAscii" w:cstheme="minorAscii"/>
          <w:color w:val="000000" w:themeColor="text2" w:themeTint="FF" w:themeShade="FF"/>
          <w:lang w:val="en-GB"/>
        </w:rPr>
        <w:t>contains coins with</w:t>
      </w:r>
      <w:r w:rsidRPr="7449E066" w:rsidR="6261BDC6">
        <w:rPr>
          <w:rFonts w:ascii="Arial" w:hAnsi="Arial" w:eastAsia="Arial" w:cs="Arial" w:asciiTheme="minorAscii" w:hAnsiTheme="minorAscii" w:eastAsiaTheme="minorAscii" w:cstheme="minorAscii"/>
          <w:color w:val="000000" w:themeColor="text2" w:themeTint="FF" w:themeShade="FF"/>
          <w:lang w:val="en-GB"/>
        </w:rPr>
        <w:t xml:space="preserve"> 1-8 malware types (letters A-H) and 15 properties (numbers 1-15)</w:t>
      </w:r>
      <w:r w:rsidRPr="7449E066" w:rsidR="6AB43DE6">
        <w:rPr>
          <w:rFonts w:ascii="Arial" w:hAnsi="Arial" w:eastAsia="Arial" w:cs="Arial" w:asciiTheme="minorAscii" w:hAnsiTheme="minorAscii" w:eastAsiaTheme="minorAscii" w:cstheme="minorAscii"/>
          <w:color w:val="000000" w:themeColor="text2" w:themeTint="FF" w:themeShade="FF"/>
          <w:lang w:val="en-GB"/>
        </w:rPr>
        <w:t>. It also includes crosses and question marks which can be used to cover unnecessary, missing elements, or elements to be named by students.</w:t>
      </w:r>
    </w:p>
    <w:p w:rsidR="0345AE7F" w:rsidP="7449E066" w:rsidRDefault="6C98E6B9" w14:paraId="609533E2" w14:textId="03E07102">
      <w:pPr>
        <w:pStyle w:val="ListParagraph"/>
        <w:numPr>
          <w:ilvl w:val="0"/>
          <w:numId w:val="6"/>
        </w:numPr>
        <w:spacing w:before="240" w:after="240"/>
        <w:jc w:val="both"/>
        <w:rPr>
          <w:rFonts w:ascii="Arial" w:hAnsi="Arial" w:eastAsia="Arial" w:cs="Arial" w:asciiTheme="minorAscii" w:hAnsiTheme="minorAscii" w:eastAsiaTheme="minorAscii" w:cstheme="minorAscii"/>
          <w:b w:val="0"/>
          <w:bCs w:val="0"/>
          <w:i w:val="1"/>
          <w:iCs w:val="1"/>
          <w:lang w:val="en-US"/>
        </w:rPr>
      </w:pPr>
      <w:r w:rsidRPr="7449E066" w:rsidR="5DA4AFCC">
        <w:rPr>
          <w:rFonts w:ascii="Arial" w:hAnsi="Arial" w:eastAsia="Arial" w:cs="Arial" w:asciiTheme="minorAscii" w:hAnsiTheme="minorAscii" w:eastAsiaTheme="minorAscii" w:cstheme="minorAscii"/>
          <w:lang w:val="en-US"/>
        </w:rPr>
        <w:t>Choose a subset of the given examples</w:t>
      </w:r>
      <w:r w:rsidRPr="7449E066" w:rsidR="47FD4B55">
        <w:rPr>
          <w:rFonts w:ascii="Arial" w:hAnsi="Arial" w:eastAsia="Arial" w:cs="Arial" w:asciiTheme="minorAscii" w:hAnsiTheme="minorAscii" w:eastAsiaTheme="minorAscii" w:cstheme="minorAscii"/>
          <w:lang w:val="en-US"/>
        </w:rPr>
        <w:t xml:space="preserve"> below</w:t>
      </w:r>
      <w:r w:rsidRPr="7449E066" w:rsidR="5DA4AFCC">
        <w:rPr>
          <w:rFonts w:ascii="Arial" w:hAnsi="Arial" w:eastAsia="Arial" w:cs="Arial" w:asciiTheme="minorAscii" w:hAnsiTheme="minorAscii" w:eastAsiaTheme="minorAscii" w:cstheme="minorAscii"/>
          <w:lang w:val="en-US"/>
        </w:rPr>
        <w:t xml:space="preserve"> </w:t>
      </w:r>
      <w:r w:rsidRPr="7449E066" w:rsidR="225EF6F1">
        <w:rPr>
          <w:rFonts w:ascii="Arial" w:hAnsi="Arial" w:eastAsia="Arial" w:cs="Arial" w:asciiTheme="minorAscii" w:hAnsiTheme="minorAscii" w:eastAsiaTheme="minorAscii" w:cstheme="minorAscii"/>
          <w:lang w:val="en-US"/>
        </w:rPr>
        <w:t>of malware types</w:t>
      </w:r>
      <w:r w:rsidRPr="7449E066" w:rsidR="4323F5F9">
        <w:rPr>
          <w:rFonts w:ascii="Arial" w:hAnsi="Arial" w:eastAsia="Arial" w:cs="Arial" w:asciiTheme="minorAscii" w:hAnsiTheme="minorAscii" w:eastAsiaTheme="minorAscii" w:cstheme="minorAscii"/>
          <w:lang w:val="en-US"/>
        </w:rPr>
        <w:t xml:space="preserve"> (up to 6 types)</w:t>
      </w:r>
      <w:r w:rsidRPr="7449E066" w:rsidR="225EF6F1">
        <w:rPr>
          <w:rFonts w:ascii="Arial" w:hAnsi="Arial" w:eastAsia="Arial" w:cs="Arial" w:asciiTheme="minorAscii" w:hAnsiTheme="minorAscii" w:eastAsiaTheme="minorAscii" w:cstheme="minorAscii"/>
          <w:lang w:val="en-US"/>
        </w:rPr>
        <w:t xml:space="preserve"> </w:t>
      </w:r>
      <w:r w:rsidRPr="7449E066" w:rsidR="5DA4AFCC">
        <w:rPr>
          <w:rFonts w:ascii="Arial" w:hAnsi="Arial" w:eastAsia="Arial" w:cs="Arial" w:asciiTheme="minorAscii" w:hAnsiTheme="minorAscii" w:eastAsiaTheme="minorAscii" w:cstheme="minorAscii"/>
          <w:lang w:val="en-US"/>
        </w:rPr>
        <w:t xml:space="preserve">and present </w:t>
      </w:r>
      <w:r w:rsidRPr="7449E066" w:rsidR="3FAF060B">
        <w:rPr>
          <w:rFonts w:ascii="Arial" w:hAnsi="Arial" w:eastAsia="Arial" w:cs="Arial" w:asciiTheme="minorAscii" w:hAnsiTheme="minorAscii" w:eastAsiaTheme="minorAscii" w:cstheme="minorAscii"/>
          <w:lang w:val="en-US"/>
        </w:rPr>
        <w:t xml:space="preserve">them </w:t>
      </w:r>
      <w:r w:rsidRPr="7449E066" w:rsidR="5DA4AFCC">
        <w:rPr>
          <w:rFonts w:ascii="Arial" w:hAnsi="Arial" w:eastAsia="Arial" w:cs="Arial" w:asciiTheme="minorAscii" w:hAnsiTheme="minorAscii" w:eastAsiaTheme="minorAscii" w:cstheme="minorAscii"/>
          <w:lang w:val="en-US"/>
        </w:rPr>
        <w:t xml:space="preserve">to the class. </w:t>
      </w:r>
      <w:r w:rsidRPr="7449E066" w:rsidR="0C1EB2EC">
        <w:rPr>
          <w:rFonts w:ascii="Arial" w:hAnsi="Arial" w:eastAsia="Arial" w:cs="Arial" w:asciiTheme="minorAscii" w:hAnsiTheme="minorAscii" w:eastAsiaTheme="minorAscii" w:cstheme="minorAscii"/>
          <w:lang w:val="en-US"/>
        </w:rPr>
        <w:t xml:space="preserve">The malware types should be labelled as A-F, for example ´virus´ would be labelled as ´A´. </w:t>
      </w:r>
      <w:r w:rsidRPr="7449E066" w:rsidR="4E8F13B2">
        <w:rPr>
          <w:rFonts w:ascii="Arial" w:hAnsi="Arial" w:eastAsia="Arial" w:cs="Arial" w:asciiTheme="minorAscii" w:hAnsiTheme="minorAscii" w:eastAsiaTheme="minorAscii" w:cstheme="minorAscii"/>
          <w:lang w:val="en-US"/>
        </w:rPr>
        <w:t xml:space="preserve">This will be </w:t>
      </w:r>
      <w:r w:rsidRPr="7449E066" w:rsidR="4E8F13B2">
        <w:rPr>
          <w:rFonts w:ascii="Arial" w:hAnsi="Arial" w:eastAsia="Arial" w:cs="Arial" w:asciiTheme="minorAscii" w:hAnsiTheme="minorAscii" w:eastAsiaTheme="minorAscii" w:cstheme="minorAscii"/>
          <w:b w:val="0"/>
          <w:bCs w:val="0"/>
          <w:i w:val="1"/>
          <w:iCs w:val="1"/>
          <w:lang w:val="en-US"/>
        </w:rPr>
        <w:t>List 1</w:t>
      </w:r>
      <w:r w:rsidRPr="7449E066" w:rsidR="215D2597">
        <w:rPr>
          <w:rFonts w:ascii="Arial" w:hAnsi="Arial" w:eastAsia="Arial" w:cs="Arial" w:asciiTheme="minorAscii" w:hAnsiTheme="minorAscii" w:eastAsiaTheme="minorAscii" w:cstheme="minorAscii"/>
          <w:b w:val="0"/>
          <w:bCs w:val="0"/>
          <w:i w:val="1"/>
          <w:iCs w:val="1"/>
          <w:lang w:val="en-US"/>
        </w:rPr>
        <w:t xml:space="preserve"> - </w:t>
      </w:r>
      <w:r w:rsidRPr="7449E066" w:rsidR="215D2597">
        <w:rPr>
          <w:rFonts w:ascii="Arial" w:hAnsi="Arial" w:eastAsia="Arial" w:cs="Arial" w:asciiTheme="minorAscii" w:hAnsiTheme="minorAscii" w:eastAsiaTheme="minorAscii" w:cstheme="minorAscii"/>
          <w:b w:val="0"/>
          <w:bCs w:val="0"/>
          <w:i w:val="1"/>
          <w:iCs w:val="1"/>
          <w:color w:val="000000" w:themeColor="text2" w:themeTint="FF" w:themeShade="FF"/>
          <w:lang w:val="en-GB"/>
        </w:rPr>
        <w:t xml:space="preserve"> </w:t>
      </w:r>
      <w:r w:rsidRPr="7449E066" w:rsidR="215D2597">
        <w:rPr>
          <w:rFonts w:ascii="Arial" w:hAnsi="Arial" w:eastAsia="Arial" w:cs="Arial" w:asciiTheme="minorAscii" w:hAnsiTheme="minorAscii" w:eastAsiaTheme="minorAscii" w:cstheme="minorAscii"/>
          <w:b w:val="0"/>
          <w:bCs w:val="0"/>
          <w:i w:val="1"/>
          <w:iCs w:val="1"/>
          <w:lang w:val="en-US"/>
        </w:rPr>
        <w:t>Types of malware</w:t>
      </w:r>
      <w:r w:rsidRPr="7449E066" w:rsidR="4E8F13B2">
        <w:rPr>
          <w:rFonts w:ascii="Arial" w:hAnsi="Arial" w:eastAsia="Arial" w:cs="Arial" w:asciiTheme="minorAscii" w:hAnsiTheme="minorAscii" w:eastAsiaTheme="minorAscii" w:cstheme="minorAscii"/>
          <w:b w:val="0"/>
          <w:bCs w:val="0"/>
          <w:i w:val="1"/>
          <w:iCs w:val="1"/>
          <w:lang w:val="en-US"/>
        </w:rPr>
        <w:t>.</w:t>
      </w:r>
      <w:r w:rsidRPr="7449E066" w:rsidR="4E8F13B2">
        <w:rPr>
          <w:rFonts w:ascii="Arial" w:hAnsi="Arial" w:eastAsia="Arial" w:cs="Arial" w:asciiTheme="minorAscii" w:hAnsiTheme="minorAscii" w:eastAsiaTheme="minorAscii" w:cstheme="minorAscii"/>
          <w:lang w:val="en-US"/>
        </w:rPr>
        <w:t xml:space="preserve"> </w:t>
      </w:r>
      <w:r w:rsidRPr="7449E066" w:rsidR="7D99473A">
        <w:rPr>
          <w:rFonts w:ascii="Arial" w:hAnsi="Arial" w:eastAsia="Arial" w:cs="Arial" w:asciiTheme="minorAscii" w:hAnsiTheme="minorAscii" w:eastAsiaTheme="minorAscii" w:cstheme="minorAscii"/>
          <w:lang w:val="en-US"/>
        </w:rPr>
        <w:t xml:space="preserve">Choose a subset of </w:t>
      </w:r>
      <w:r w:rsidRPr="7449E066" w:rsidR="2901908B">
        <w:rPr>
          <w:rFonts w:ascii="Arial" w:hAnsi="Arial" w:eastAsia="Arial" w:cs="Arial" w:asciiTheme="minorAscii" w:hAnsiTheme="minorAscii" w:eastAsiaTheme="minorAscii" w:cstheme="minorAscii"/>
          <w:lang w:val="en-US"/>
        </w:rPr>
        <w:t xml:space="preserve">properties </w:t>
      </w:r>
      <w:r w:rsidRPr="7449E066" w:rsidR="4E8F6344">
        <w:rPr>
          <w:rFonts w:ascii="Arial" w:hAnsi="Arial" w:eastAsia="Arial" w:cs="Arial" w:asciiTheme="minorAscii" w:hAnsiTheme="minorAscii" w:eastAsiaTheme="minorAscii" w:cstheme="minorAscii"/>
          <w:lang w:val="en-US"/>
        </w:rPr>
        <w:t xml:space="preserve">from the examples below and present these in random order to the class. This will be </w:t>
      </w:r>
      <w:r w:rsidRPr="7449E066" w:rsidR="4E8F6344">
        <w:rPr>
          <w:rFonts w:ascii="Arial" w:hAnsi="Arial" w:eastAsia="Arial" w:cs="Arial" w:asciiTheme="minorAscii" w:hAnsiTheme="minorAscii" w:eastAsiaTheme="minorAscii" w:cstheme="minorAscii"/>
          <w:b w:val="0"/>
          <w:bCs w:val="0"/>
          <w:i w:val="1"/>
          <w:iCs w:val="1"/>
          <w:lang w:val="en-US"/>
        </w:rPr>
        <w:t>List 2</w:t>
      </w:r>
      <w:r w:rsidRPr="7449E066" w:rsidR="5793A4F4">
        <w:rPr>
          <w:rFonts w:ascii="Arial" w:hAnsi="Arial" w:eastAsia="Arial" w:cs="Arial" w:asciiTheme="minorAscii" w:hAnsiTheme="minorAscii" w:eastAsiaTheme="minorAscii" w:cstheme="minorAscii"/>
          <w:b w:val="0"/>
          <w:bCs w:val="0"/>
          <w:i w:val="1"/>
          <w:iCs w:val="1"/>
          <w:lang w:val="en-US"/>
        </w:rPr>
        <w:t xml:space="preserve"> – Properties of malware</w:t>
      </w:r>
      <w:r w:rsidRPr="7449E066" w:rsidR="4E8F6344">
        <w:rPr>
          <w:rFonts w:ascii="Arial" w:hAnsi="Arial" w:eastAsia="Arial" w:cs="Arial" w:asciiTheme="minorAscii" w:hAnsiTheme="minorAscii" w:eastAsiaTheme="minorAscii" w:cstheme="minorAscii"/>
          <w:b w:val="0"/>
          <w:bCs w:val="0"/>
          <w:i w:val="1"/>
          <w:iCs w:val="1"/>
          <w:lang w:val="en-US"/>
        </w:rPr>
        <w:t>.</w:t>
      </w:r>
    </w:p>
    <w:tbl>
      <w:tblPr>
        <w:tblStyle w:val="TableGrid"/>
        <w:tblW w:w="0" w:type="auto"/>
        <w:tblLook w:val="06A0" w:firstRow="1" w:lastRow="0" w:firstColumn="1" w:lastColumn="0" w:noHBand="1" w:noVBand="1"/>
      </w:tblPr>
      <w:tblGrid>
        <w:gridCol w:w="765"/>
        <w:gridCol w:w="2265"/>
        <w:gridCol w:w="6598"/>
      </w:tblGrid>
      <w:tr w:rsidR="3102A1E5" w:rsidTr="7449E066" w14:paraId="5851347B" w14:textId="77777777">
        <w:trPr>
          <w:trHeight w:val="300"/>
        </w:trPr>
        <w:tc>
          <w:tcPr>
            <w:tcW w:w="765" w:type="dxa"/>
            <w:tcMar/>
          </w:tcPr>
          <w:p w:rsidR="16AC6326" w:rsidP="7449E066" w:rsidRDefault="16AC6326" w14:paraId="202AA8D3" w14:textId="6F49DFFF">
            <w:pPr>
              <w:rPr>
                <w:rFonts w:ascii="Arial" w:hAnsi="Arial" w:eastAsia="Arial" w:cs="Arial" w:asciiTheme="minorAscii" w:hAnsiTheme="minorAscii" w:eastAsiaTheme="minorAscii" w:cstheme="minorAscii"/>
                <w:b w:val="1"/>
                <w:bCs w:val="1"/>
                <w:lang w:val="en-US"/>
              </w:rPr>
            </w:pPr>
            <w:r w:rsidRPr="7449E066" w:rsidR="07BF6D14">
              <w:rPr>
                <w:rFonts w:ascii="Arial" w:hAnsi="Arial" w:eastAsia="Arial" w:cs="Arial" w:asciiTheme="minorAscii" w:hAnsiTheme="minorAscii" w:eastAsiaTheme="minorAscii" w:cstheme="minorAscii"/>
                <w:b w:val="1"/>
                <w:bCs w:val="1"/>
                <w:lang w:val="en-US"/>
              </w:rPr>
              <w:t>ID</w:t>
            </w:r>
          </w:p>
        </w:tc>
        <w:tc>
          <w:tcPr>
            <w:tcW w:w="2265" w:type="dxa"/>
            <w:tcMar/>
          </w:tcPr>
          <w:p w:rsidR="16AC6326" w:rsidP="7449E066" w:rsidRDefault="16AC6326" w14:paraId="09628B34" w14:textId="1FCF9D3D">
            <w:pPr>
              <w:rPr>
                <w:rFonts w:ascii="Arial" w:hAnsi="Arial" w:eastAsia="Arial" w:cs="Arial" w:asciiTheme="minorAscii" w:hAnsiTheme="minorAscii" w:eastAsiaTheme="minorAscii" w:cstheme="minorAscii"/>
                <w:b w:val="1"/>
                <w:bCs w:val="1"/>
                <w:lang w:val="en-US"/>
              </w:rPr>
            </w:pPr>
            <w:r w:rsidRPr="7449E066" w:rsidR="07BF6D14">
              <w:rPr>
                <w:rFonts w:ascii="Arial" w:hAnsi="Arial" w:eastAsia="Arial" w:cs="Arial" w:asciiTheme="minorAscii" w:hAnsiTheme="minorAscii" w:eastAsiaTheme="minorAscii" w:cstheme="minorAscii"/>
                <w:b w:val="1"/>
                <w:bCs w:val="1"/>
                <w:lang w:val="en-US"/>
              </w:rPr>
              <w:t>Malware type</w:t>
            </w:r>
            <w:r w:rsidRPr="7449E066" w:rsidR="613ACBF8">
              <w:rPr>
                <w:rFonts w:ascii="Arial" w:hAnsi="Arial" w:eastAsia="Arial" w:cs="Arial" w:asciiTheme="minorAscii" w:hAnsiTheme="minorAscii" w:eastAsiaTheme="minorAscii" w:cstheme="minorAscii"/>
                <w:b w:val="1"/>
                <w:bCs w:val="1"/>
                <w:lang w:val="en-US"/>
              </w:rPr>
              <w:t xml:space="preserve"> (</w:t>
            </w:r>
            <w:r w:rsidRPr="7449E066" w:rsidR="6AA5EDA7">
              <w:rPr>
                <w:rFonts w:ascii="Arial" w:hAnsi="Arial" w:eastAsia="Arial" w:cs="Arial" w:asciiTheme="minorAscii" w:hAnsiTheme="minorAscii" w:eastAsiaTheme="minorAscii" w:cstheme="minorAscii"/>
                <w:b w:val="1"/>
                <w:bCs w:val="1"/>
                <w:lang w:val="en-US"/>
              </w:rPr>
              <w:t xml:space="preserve">for </w:t>
            </w:r>
            <w:r w:rsidRPr="7449E066" w:rsidR="613ACBF8">
              <w:rPr>
                <w:rFonts w:ascii="Arial" w:hAnsi="Arial" w:eastAsia="Arial" w:cs="Arial" w:asciiTheme="minorAscii" w:hAnsiTheme="minorAscii" w:eastAsiaTheme="minorAscii" w:cstheme="minorAscii"/>
                <w:b w:val="1"/>
                <w:bCs w:val="1"/>
                <w:lang w:val="en-US"/>
              </w:rPr>
              <w:t>List 1)</w:t>
            </w:r>
          </w:p>
        </w:tc>
        <w:tc>
          <w:tcPr>
            <w:tcW w:w="6600" w:type="dxa"/>
            <w:tcMar/>
          </w:tcPr>
          <w:p w:rsidR="16AC6326" w:rsidP="7449E066" w:rsidRDefault="16AC6326" w14:paraId="3CEE37C4" w14:textId="160587FA">
            <w:pPr>
              <w:rPr>
                <w:rFonts w:ascii="Arial" w:hAnsi="Arial" w:eastAsia="Arial" w:cs="Arial" w:asciiTheme="minorAscii" w:hAnsiTheme="minorAscii" w:eastAsiaTheme="minorAscii" w:cstheme="minorAscii"/>
                <w:b w:val="1"/>
                <w:bCs w:val="1"/>
                <w:lang w:val="en-US"/>
              </w:rPr>
            </w:pPr>
            <w:r w:rsidRPr="7449E066" w:rsidR="07BF6D14">
              <w:rPr>
                <w:rFonts w:ascii="Arial" w:hAnsi="Arial" w:eastAsia="Arial" w:cs="Arial" w:asciiTheme="minorAscii" w:hAnsiTheme="minorAscii" w:eastAsiaTheme="minorAscii" w:cstheme="minorAscii"/>
                <w:b w:val="1"/>
                <w:bCs w:val="1"/>
                <w:lang w:val="en-US"/>
              </w:rPr>
              <w:t>Property</w:t>
            </w:r>
            <w:r w:rsidRPr="7449E066" w:rsidR="36F51452">
              <w:rPr>
                <w:rFonts w:ascii="Arial" w:hAnsi="Arial" w:eastAsia="Arial" w:cs="Arial" w:asciiTheme="minorAscii" w:hAnsiTheme="minorAscii" w:eastAsiaTheme="minorAscii" w:cstheme="minorAscii"/>
                <w:b w:val="1"/>
                <w:bCs w:val="1"/>
                <w:lang w:val="en-US"/>
              </w:rPr>
              <w:t xml:space="preserve"> (</w:t>
            </w:r>
            <w:r w:rsidRPr="7449E066" w:rsidR="327329CD">
              <w:rPr>
                <w:rFonts w:ascii="Arial" w:hAnsi="Arial" w:eastAsia="Arial" w:cs="Arial" w:asciiTheme="minorAscii" w:hAnsiTheme="minorAscii" w:eastAsiaTheme="minorAscii" w:cstheme="minorAscii"/>
                <w:b w:val="1"/>
                <w:bCs w:val="1"/>
                <w:lang w:val="en-US"/>
              </w:rPr>
              <w:t xml:space="preserve">for </w:t>
            </w:r>
            <w:r w:rsidRPr="7449E066" w:rsidR="36F51452">
              <w:rPr>
                <w:rFonts w:ascii="Arial" w:hAnsi="Arial" w:eastAsia="Arial" w:cs="Arial" w:asciiTheme="minorAscii" w:hAnsiTheme="minorAscii" w:eastAsiaTheme="minorAscii" w:cstheme="minorAscii"/>
                <w:b w:val="1"/>
                <w:bCs w:val="1"/>
                <w:lang w:val="en-US"/>
              </w:rPr>
              <w:t>List 2)</w:t>
            </w:r>
          </w:p>
        </w:tc>
      </w:tr>
      <w:tr w:rsidR="3102A1E5" w:rsidTr="7449E066" w14:paraId="40F86573" w14:textId="77777777">
        <w:trPr>
          <w:trHeight w:val="300"/>
        </w:trPr>
        <w:tc>
          <w:tcPr>
            <w:tcW w:w="765" w:type="dxa"/>
            <w:vMerge w:val="restart"/>
            <w:tcMar/>
          </w:tcPr>
          <w:p w:rsidR="31286948" w:rsidP="7449E066" w:rsidRDefault="31286948" w14:paraId="5C042C8B" w14:textId="2EE47D56">
            <w:pPr>
              <w:rPr>
                <w:rFonts w:ascii="Arial" w:hAnsi="Arial" w:eastAsia="Arial" w:cs="Arial" w:asciiTheme="minorAscii" w:hAnsiTheme="minorAscii" w:eastAsiaTheme="minorAscii" w:cstheme="minorAscii"/>
                <w:lang w:val="en-US"/>
              </w:rPr>
            </w:pPr>
            <w:r w:rsidRPr="7449E066" w:rsidR="317C0DE9">
              <w:rPr>
                <w:rFonts w:ascii="Arial" w:hAnsi="Arial" w:eastAsia="Arial" w:cs="Arial" w:asciiTheme="minorAscii" w:hAnsiTheme="minorAscii" w:eastAsiaTheme="minorAscii" w:cstheme="minorAscii"/>
                <w:lang w:val="en-US"/>
              </w:rPr>
              <w:t>1</w:t>
            </w:r>
          </w:p>
        </w:tc>
        <w:tc>
          <w:tcPr>
            <w:tcW w:w="2265" w:type="dxa"/>
            <w:vMerge w:val="restart"/>
            <w:tcMar/>
          </w:tcPr>
          <w:p w:rsidR="250865EF" w:rsidP="7449E066" w:rsidRDefault="250865EF" w14:paraId="38EB0A4C" w14:textId="239B48DC">
            <w:pPr>
              <w:rPr>
                <w:rFonts w:ascii="Arial" w:hAnsi="Arial" w:eastAsia="Arial" w:cs="Arial" w:asciiTheme="minorAscii" w:hAnsiTheme="minorAscii" w:eastAsiaTheme="minorAscii" w:cstheme="minorAscii"/>
                <w:lang w:val="en-US"/>
              </w:rPr>
            </w:pPr>
            <w:r w:rsidRPr="7449E066" w:rsidR="555063B4">
              <w:rPr>
                <w:rFonts w:ascii="Arial" w:hAnsi="Arial" w:eastAsia="Arial" w:cs="Arial" w:asciiTheme="minorAscii" w:hAnsiTheme="minorAscii" w:eastAsiaTheme="minorAscii" w:cstheme="minorAscii"/>
                <w:lang w:val="en-US"/>
              </w:rPr>
              <w:t>Virus</w:t>
            </w:r>
          </w:p>
        </w:tc>
        <w:tc>
          <w:tcPr>
            <w:tcW w:w="6600" w:type="dxa"/>
            <w:tcMar/>
          </w:tcPr>
          <w:p w:rsidR="3102A1E5" w:rsidP="7449E066" w:rsidRDefault="3102A1E5" w14:paraId="30F46E13" w14:textId="7618040E">
            <w:pPr>
              <w:rPr>
                <w:rFonts w:ascii="Arial" w:hAnsi="Arial" w:eastAsia="Arial" w:cs="Arial" w:asciiTheme="minorAscii" w:hAnsiTheme="minorAscii" w:eastAsiaTheme="minorAscii" w:cstheme="minorAscii"/>
                <w:lang w:val="en-US"/>
              </w:rPr>
            </w:pPr>
            <w:r w:rsidRPr="7449E066" w:rsidR="06F042CF">
              <w:rPr>
                <w:rFonts w:ascii="Arial" w:hAnsi="Arial" w:eastAsia="Arial" w:cs="Arial" w:asciiTheme="minorAscii" w:hAnsiTheme="minorAscii" w:eastAsiaTheme="minorAscii" w:cstheme="minorAscii"/>
                <w:lang w:val="en-US"/>
              </w:rPr>
              <w:t>replicates itself and attaches to files</w:t>
            </w:r>
          </w:p>
        </w:tc>
      </w:tr>
      <w:tr w:rsidR="3102A1E5" w:rsidTr="7449E066" w14:paraId="33BFDBBA" w14:textId="77777777">
        <w:trPr>
          <w:trHeight w:val="300"/>
        </w:trPr>
        <w:tc>
          <w:tcPr>
            <w:tcW w:w="765" w:type="dxa"/>
            <w:vMerge/>
            <w:tcMar/>
          </w:tcPr>
          <w:p w:rsidR="00486828" w:rsidRDefault="00486828" w14:paraId="36CC8041" w14:textId="77777777"/>
        </w:tc>
        <w:tc>
          <w:tcPr>
            <w:tcW w:w="2265" w:type="dxa"/>
            <w:vMerge/>
            <w:tcMar/>
          </w:tcPr>
          <w:p w:rsidR="00486828" w:rsidRDefault="00486828" w14:paraId="723F68A3" w14:textId="77777777"/>
        </w:tc>
        <w:tc>
          <w:tcPr>
            <w:tcW w:w="6600" w:type="dxa"/>
            <w:tcMar/>
          </w:tcPr>
          <w:p w:rsidR="3102A1E5" w:rsidP="7449E066" w:rsidRDefault="3102A1E5" w14:paraId="1A73352D" w14:textId="2A7339B9">
            <w:pPr>
              <w:rPr>
                <w:rFonts w:ascii="Arial" w:hAnsi="Arial" w:eastAsia="Arial" w:cs="Arial" w:asciiTheme="minorAscii" w:hAnsiTheme="minorAscii" w:eastAsiaTheme="minorAscii" w:cstheme="minorAscii"/>
                <w:lang w:val="en-US"/>
              </w:rPr>
            </w:pPr>
            <w:r w:rsidRPr="7449E066" w:rsidR="06F042CF">
              <w:rPr>
                <w:rFonts w:ascii="Arial" w:hAnsi="Arial" w:eastAsia="Arial" w:cs="Arial" w:asciiTheme="minorAscii" w:hAnsiTheme="minorAscii" w:eastAsiaTheme="minorAscii" w:cstheme="minorAscii"/>
                <w:lang w:val="en-US"/>
              </w:rPr>
              <w:t>needs a host for activation and transfer</w:t>
            </w:r>
          </w:p>
        </w:tc>
      </w:tr>
      <w:tr w:rsidR="3102A1E5" w:rsidTr="7449E066" w14:paraId="72EBAEE6" w14:textId="77777777">
        <w:trPr>
          <w:trHeight w:val="300"/>
        </w:trPr>
        <w:tc>
          <w:tcPr>
            <w:tcW w:w="765" w:type="dxa"/>
            <w:vMerge/>
            <w:tcMar/>
          </w:tcPr>
          <w:p w:rsidR="00486828" w:rsidRDefault="00486828" w14:paraId="5682ED4B" w14:textId="77777777"/>
        </w:tc>
        <w:tc>
          <w:tcPr>
            <w:tcW w:w="2265" w:type="dxa"/>
            <w:vMerge/>
            <w:tcMar/>
          </w:tcPr>
          <w:p w:rsidR="00486828" w:rsidRDefault="00486828" w14:paraId="0F3B7E02" w14:textId="77777777"/>
        </w:tc>
        <w:tc>
          <w:tcPr>
            <w:tcW w:w="6600" w:type="dxa"/>
            <w:tcMar/>
          </w:tcPr>
          <w:p w:rsidR="3102A1E5" w:rsidP="7449E066" w:rsidRDefault="3102A1E5" w14:paraId="0B22BA3B" w14:textId="72C658DA">
            <w:pPr>
              <w:rPr>
                <w:rFonts w:ascii="Arial" w:hAnsi="Arial" w:eastAsia="Arial" w:cs="Arial" w:asciiTheme="minorAscii" w:hAnsiTheme="minorAscii" w:eastAsiaTheme="minorAscii" w:cstheme="minorAscii"/>
                <w:lang w:val="en-US"/>
              </w:rPr>
            </w:pPr>
            <w:r w:rsidRPr="7449E066" w:rsidR="06F042CF">
              <w:rPr>
                <w:rFonts w:ascii="Arial" w:hAnsi="Arial" w:eastAsia="Arial" w:cs="Arial" w:asciiTheme="minorAscii" w:hAnsiTheme="minorAscii" w:eastAsiaTheme="minorAscii" w:cstheme="minorAscii"/>
                <w:lang w:val="en-US"/>
              </w:rPr>
              <w:t>spreads via downloads or attachments</w:t>
            </w:r>
          </w:p>
        </w:tc>
      </w:tr>
      <w:tr w:rsidR="3102A1E5" w:rsidTr="7449E066" w14:paraId="6D3E7547" w14:textId="77777777">
        <w:trPr>
          <w:trHeight w:val="300"/>
        </w:trPr>
        <w:tc>
          <w:tcPr>
            <w:tcW w:w="765" w:type="dxa"/>
            <w:vMerge w:val="restart"/>
            <w:tcMar/>
          </w:tcPr>
          <w:p w:rsidR="31286948" w:rsidP="7449E066" w:rsidRDefault="31286948" w14:paraId="6DFF291A" w14:textId="626323A6">
            <w:pPr>
              <w:rPr>
                <w:rFonts w:ascii="Arial" w:hAnsi="Arial" w:eastAsia="Arial" w:cs="Arial" w:asciiTheme="minorAscii" w:hAnsiTheme="minorAscii" w:eastAsiaTheme="minorAscii" w:cstheme="minorAscii"/>
                <w:lang w:val="en-US"/>
              </w:rPr>
            </w:pPr>
            <w:r w:rsidRPr="7449E066" w:rsidR="317C0DE9">
              <w:rPr>
                <w:rFonts w:ascii="Arial" w:hAnsi="Arial" w:eastAsia="Arial" w:cs="Arial" w:asciiTheme="minorAscii" w:hAnsiTheme="minorAscii" w:eastAsiaTheme="minorAscii" w:cstheme="minorAscii"/>
                <w:lang w:val="en-US"/>
              </w:rPr>
              <w:t>2</w:t>
            </w:r>
          </w:p>
        </w:tc>
        <w:tc>
          <w:tcPr>
            <w:tcW w:w="2265" w:type="dxa"/>
            <w:vMerge w:val="restart"/>
            <w:tcMar/>
          </w:tcPr>
          <w:p w:rsidR="64E15875" w:rsidP="7449E066" w:rsidRDefault="64E15875" w14:paraId="139BD8FA" w14:textId="147CC7E9">
            <w:pPr>
              <w:rPr>
                <w:rFonts w:ascii="Arial" w:hAnsi="Arial" w:eastAsia="Arial" w:cs="Arial" w:asciiTheme="minorAscii" w:hAnsiTheme="minorAscii" w:eastAsiaTheme="minorAscii" w:cstheme="minorAscii"/>
                <w:lang w:val="en-US"/>
              </w:rPr>
            </w:pPr>
            <w:r w:rsidRPr="7449E066" w:rsidR="6064EBA3">
              <w:rPr>
                <w:rFonts w:ascii="Arial" w:hAnsi="Arial" w:eastAsia="Arial" w:cs="Arial" w:asciiTheme="minorAscii" w:hAnsiTheme="minorAscii" w:eastAsiaTheme="minorAscii" w:cstheme="minorAscii"/>
                <w:lang w:val="en-US"/>
              </w:rPr>
              <w:t>Worm</w:t>
            </w:r>
          </w:p>
        </w:tc>
        <w:tc>
          <w:tcPr>
            <w:tcW w:w="6600" w:type="dxa"/>
            <w:tcMar/>
          </w:tcPr>
          <w:p w:rsidR="3102A1E5" w:rsidP="7449E066" w:rsidRDefault="3102A1E5" w14:paraId="48DEE91A" w14:textId="61BEA05A">
            <w:pPr>
              <w:rPr>
                <w:rFonts w:ascii="Arial" w:hAnsi="Arial" w:eastAsia="Arial" w:cs="Arial" w:asciiTheme="minorAscii" w:hAnsiTheme="minorAscii" w:eastAsiaTheme="minorAscii" w:cstheme="minorAscii"/>
                <w:lang w:val="en-US"/>
              </w:rPr>
            </w:pPr>
            <w:r w:rsidRPr="7449E066" w:rsidR="06F042CF">
              <w:rPr>
                <w:rFonts w:ascii="Arial" w:hAnsi="Arial" w:eastAsia="Arial" w:cs="Arial" w:asciiTheme="minorAscii" w:hAnsiTheme="minorAscii" w:eastAsiaTheme="minorAscii" w:cstheme="minorAscii"/>
                <w:lang w:val="en-US"/>
              </w:rPr>
              <w:t>spreads via computer networks and communication channels</w:t>
            </w:r>
          </w:p>
        </w:tc>
      </w:tr>
      <w:tr w:rsidR="3102A1E5" w:rsidTr="7449E066" w14:paraId="0179FC60" w14:textId="77777777">
        <w:trPr>
          <w:trHeight w:val="300"/>
        </w:trPr>
        <w:tc>
          <w:tcPr>
            <w:tcW w:w="765" w:type="dxa"/>
            <w:vMerge/>
            <w:tcMar/>
          </w:tcPr>
          <w:p w:rsidR="00486828" w:rsidRDefault="00486828" w14:paraId="3928637F" w14:textId="77777777"/>
        </w:tc>
        <w:tc>
          <w:tcPr>
            <w:tcW w:w="2265" w:type="dxa"/>
            <w:vMerge/>
            <w:tcMar/>
          </w:tcPr>
          <w:p w:rsidR="00486828" w:rsidRDefault="00486828" w14:paraId="4AABB92B" w14:textId="77777777"/>
        </w:tc>
        <w:tc>
          <w:tcPr>
            <w:tcW w:w="6600" w:type="dxa"/>
            <w:tcMar/>
          </w:tcPr>
          <w:p w:rsidR="3102A1E5" w:rsidP="7449E066" w:rsidRDefault="3102A1E5" w14:paraId="672DA289" w14:textId="1C6D660A">
            <w:pPr>
              <w:rPr>
                <w:rFonts w:ascii="Arial" w:hAnsi="Arial" w:eastAsia="Arial" w:cs="Arial" w:asciiTheme="minorAscii" w:hAnsiTheme="minorAscii" w:eastAsiaTheme="minorAscii" w:cstheme="minorAscii"/>
                <w:lang w:val="en-US"/>
              </w:rPr>
            </w:pPr>
            <w:r w:rsidRPr="7449E066" w:rsidR="06F042CF">
              <w:rPr>
                <w:rFonts w:ascii="Arial" w:hAnsi="Arial" w:eastAsia="Arial" w:cs="Arial" w:asciiTheme="minorAscii" w:hAnsiTheme="minorAscii" w:eastAsiaTheme="minorAscii" w:cstheme="minorAscii"/>
                <w:lang w:val="en-US"/>
              </w:rPr>
              <w:t>propagates itself and does not need a host</w:t>
            </w:r>
          </w:p>
        </w:tc>
      </w:tr>
      <w:tr w:rsidR="3102A1E5" w:rsidTr="7449E066" w14:paraId="5C5B383A" w14:textId="77777777">
        <w:trPr>
          <w:trHeight w:val="300"/>
        </w:trPr>
        <w:tc>
          <w:tcPr>
            <w:tcW w:w="765" w:type="dxa"/>
            <w:vMerge/>
            <w:tcMar/>
          </w:tcPr>
          <w:p w:rsidR="00486828" w:rsidRDefault="00486828" w14:paraId="781D1131" w14:textId="77777777"/>
        </w:tc>
        <w:tc>
          <w:tcPr>
            <w:tcW w:w="2265" w:type="dxa"/>
            <w:vMerge/>
            <w:tcMar/>
          </w:tcPr>
          <w:p w:rsidR="00486828" w:rsidRDefault="00486828" w14:paraId="44EEC852" w14:textId="77777777"/>
        </w:tc>
        <w:tc>
          <w:tcPr>
            <w:tcW w:w="6600" w:type="dxa"/>
            <w:tcMar/>
          </w:tcPr>
          <w:p w:rsidR="3102A1E5" w:rsidP="7449E066" w:rsidRDefault="3102A1E5" w14:paraId="13E25327" w14:textId="1EA68C5B">
            <w:pPr>
              <w:rPr>
                <w:rFonts w:ascii="Arial" w:hAnsi="Arial" w:eastAsia="Arial" w:cs="Arial" w:asciiTheme="minorAscii" w:hAnsiTheme="minorAscii" w:eastAsiaTheme="minorAscii" w:cstheme="minorAscii"/>
                <w:lang w:val="en-US"/>
              </w:rPr>
            </w:pPr>
            <w:r w:rsidRPr="7449E066" w:rsidR="06F042CF">
              <w:rPr>
                <w:rFonts w:ascii="Arial" w:hAnsi="Arial" w:eastAsia="Arial" w:cs="Arial" w:asciiTheme="minorAscii" w:hAnsiTheme="minorAscii" w:eastAsiaTheme="minorAscii" w:cstheme="minorAscii"/>
                <w:lang w:val="en-US"/>
              </w:rPr>
              <w:t>consumes computer resources</w:t>
            </w:r>
          </w:p>
        </w:tc>
      </w:tr>
      <w:tr w:rsidR="3102A1E5" w:rsidTr="7449E066" w14:paraId="4B962C1A" w14:textId="77777777">
        <w:trPr>
          <w:trHeight w:val="300"/>
        </w:trPr>
        <w:tc>
          <w:tcPr>
            <w:tcW w:w="765" w:type="dxa"/>
            <w:vMerge w:val="restart"/>
            <w:tcMar/>
          </w:tcPr>
          <w:p w:rsidR="31286948" w:rsidP="7449E066" w:rsidRDefault="31286948" w14:paraId="41A789B5" w14:textId="7539B196">
            <w:pPr>
              <w:rPr>
                <w:rFonts w:ascii="Arial" w:hAnsi="Arial" w:eastAsia="Arial" w:cs="Arial" w:asciiTheme="minorAscii" w:hAnsiTheme="minorAscii" w:eastAsiaTheme="minorAscii" w:cstheme="minorAscii"/>
                <w:lang w:val="en-US"/>
              </w:rPr>
            </w:pPr>
            <w:r w:rsidRPr="7449E066" w:rsidR="317C0DE9">
              <w:rPr>
                <w:rFonts w:ascii="Arial" w:hAnsi="Arial" w:eastAsia="Arial" w:cs="Arial" w:asciiTheme="minorAscii" w:hAnsiTheme="minorAscii" w:eastAsiaTheme="minorAscii" w:cstheme="minorAscii"/>
                <w:lang w:val="en-US"/>
              </w:rPr>
              <w:t>3</w:t>
            </w:r>
          </w:p>
        </w:tc>
        <w:tc>
          <w:tcPr>
            <w:tcW w:w="2265" w:type="dxa"/>
            <w:vMerge w:val="restart"/>
            <w:tcMar/>
          </w:tcPr>
          <w:p w:rsidR="67DFC4F9" w:rsidP="7449E066" w:rsidRDefault="67DFC4F9" w14:paraId="7E7E7BF6" w14:textId="4097AAE6">
            <w:pPr>
              <w:rPr>
                <w:rFonts w:ascii="Arial" w:hAnsi="Arial" w:eastAsia="Arial" w:cs="Arial" w:asciiTheme="minorAscii" w:hAnsiTheme="minorAscii" w:eastAsiaTheme="minorAscii" w:cstheme="minorAscii"/>
                <w:lang w:val="en-US"/>
              </w:rPr>
            </w:pPr>
            <w:r w:rsidRPr="7449E066" w:rsidR="1E3D1F08">
              <w:rPr>
                <w:rFonts w:ascii="Arial" w:hAnsi="Arial" w:eastAsia="Arial" w:cs="Arial" w:asciiTheme="minorAscii" w:hAnsiTheme="minorAscii" w:eastAsiaTheme="minorAscii" w:cstheme="minorAscii"/>
                <w:lang w:val="en-US"/>
              </w:rPr>
              <w:t>Trojan</w:t>
            </w:r>
          </w:p>
        </w:tc>
        <w:tc>
          <w:tcPr>
            <w:tcW w:w="6600" w:type="dxa"/>
            <w:tcMar/>
          </w:tcPr>
          <w:p w:rsidR="3102A1E5" w:rsidP="7449E066" w:rsidRDefault="3102A1E5" w14:paraId="5BAD33D7" w14:textId="506C86F1">
            <w:pPr>
              <w:rPr>
                <w:rFonts w:ascii="Arial" w:hAnsi="Arial" w:eastAsia="Arial" w:cs="Arial" w:asciiTheme="minorAscii" w:hAnsiTheme="minorAscii" w:eastAsiaTheme="minorAscii" w:cstheme="minorAscii"/>
                <w:lang w:val="en-US"/>
              </w:rPr>
            </w:pPr>
            <w:r w:rsidRPr="7449E066" w:rsidR="06F042CF">
              <w:rPr>
                <w:rFonts w:ascii="Arial" w:hAnsi="Arial" w:eastAsia="Arial" w:cs="Arial" w:asciiTheme="minorAscii" w:hAnsiTheme="minorAscii" w:eastAsiaTheme="minorAscii" w:cstheme="minorAscii"/>
                <w:lang w:val="en-US"/>
              </w:rPr>
              <w:t>pretends to be a legitimate software</w:t>
            </w:r>
          </w:p>
        </w:tc>
      </w:tr>
      <w:tr w:rsidR="3102A1E5" w:rsidTr="7449E066" w14:paraId="5F7DA587" w14:textId="77777777">
        <w:trPr>
          <w:trHeight w:val="300"/>
        </w:trPr>
        <w:tc>
          <w:tcPr>
            <w:tcW w:w="765" w:type="dxa"/>
            <w:vMerge/>
            <w:tcMar/>
          </w:tcPr>
          <w:p w:rsidR="00486828" w:rsidRDefault="00486828" w14:paraId="30FB0F23" w14:textId="77777777"/>
        </w:tc>
        <w:tc>
          <w:tcPr>
            <w:tcW w:w="2265" w:type="dxa"/>
            <w:vMerge/>
            <w:tcMar/>
          </w:tcPr>
          <w:p w:rsidR="00486828" w:rsidRDefault="00486828" w14:paraId="0BD2E564" w14:textId="77777777"/>
        </w:tc>
        <w:tc>
          <w:tcPr>
            <w:tcW w:w="6600" w:type="dxa"/>
            <w:tcMar/>
          </w:tcPr>
          <w:p w:rsidR="3102A1E5" w:rsidP="7449E066" w:rsidRDefault="3102A1E5" w14:paraId="74139F89" w14:textId="24CC08D7">
            <w:pPr>
              <w:rPr>
                <w:rFonts w:ascii="Arial" w:hAnsi="Arial" w:eastAsia="Arial" w:cs="Arial" w:asciiTheme="minorAscii" w:hAnsiTheme="minorAscii" w:eastAsiaTheme="minorAscii" w:cstheme="minorAscii"/>
                <w:lang w:val="en-US"/>
              </w:rPr>
            </w:pPr>
            <w:r w:rsidRPr="7449E066" w:rsidR="06F042CF">
              <w:rPr>
                <w:rFonts w:ascii="Arial" w:hAnsi="Arial" w:eastAsia="Arial" w:cs="Arial" w:asciiTheme="minorAscii" w:hAnsiTheme="minorAscii" w:eastAsiaTheme="minorAscii" w:cstheme="minorAscii"/>
                <w:lang w:val="en-US"/>
              </w:rPr>
              <w:t>does not replicate itself</w:t>
            </w:r>
          </w:p>
        </w:tc>
      </w:tr>
      <w:tr w:rsidR="3102A1E5" w:rsidTr="7449E066" w14:paraId="4A4D897D" w14:textId="77777777">
        <w:trPr>
          <w:trHeight w:val="300"/>
        </w:trPr>
        <w:tc>
          <w:tcPr>
            <w:tcW w:w="765" w:type="dxa"/>
            <w:vMerge/>
            <w:tcMar/>
          </w:tcPr>
          <w:p w:rsidR="00486828" w:rsidRDefault="00486828" w14:paraId="2B9FDF3E" w14:textId="77777777"/>
        </w:tc>
        <w:tc>
          <w:tcPr>
            <w:tcW w:w="2265" w:type="dxa"/>
            <w:vMerge/>
            <w:tcMar/>
          </w:tcPr>
          <w:p w:rsidR="00486828" w:rsidRDefault="00486828" w14:paraId="3BFBCE6F" w14:textId="77777777"/>
        </w:tc>
        <w:tc>
          <w:tcPr>
            <w:tcW w:w="6600" w:type="dxa"/>
            <w:tcMar/>
          </w:tcPr>
          <w:p w:rsidR="3102A1E5" w:rsidP="7449E066" w:rsidRDefault="3102A1E5" w14:paraId="42404FA7" w14:textId="17D77A83">
            <w:pPr>
              <w:rPr>
                <w:rFonts w:ascii="Arial" w:hAnsi="Arial" w:eastAsia="Arial" w:cs="Arial" w:asciiTheme="minorAscii" w:hAnsiTheme="minorAscii" w:eastAsiaTheme="minorAscii" w:cstheme="minorAscii"/>
                <w:lang w:val="en-US"/>
              </w:rPr>
            </w:pPr>
            <w:r w:rsidRPr="7449E066" w:rsidR="06F042CF">
              <w:rPr>
                <w:rFonts w:ascii="Arial" w:hAnsi="Arial" w:eastAsia="Arial" w:cs="Arial" w:asciiTheme="minorAscii" w:hAnsiTheme="minorAscii" w:eastAsiaTheme="minorAscii" w:cstheme="minorAscii"/>
                <w:lang w:val="en-US"/>
              </w:rPr>
              <w:t>is a vehicle to steal sensitive information</w:t>
            </w:r>
          </w:p>
        </w:tc>
      </w:tr>
      <w:tr w:rsidR="3102A1E5" w:rsidTr="7449E066" w14:paraId="4666D3E3" w14:textId="77777777">
        <w:trPr>
          <w:trHeight w:val="300"/>
        </w:trPr>
        <w:tc>
          <w:tcPr>
            <w:tcW w:w="765" w:type="dxa"/>
            <w:vMerge w:val="restart"/>
            <w:tcMar/>
          </w:tcPr>
          <w:p w:rsidR="5205587D" w:rsidP="7449E066" w:rsidRDefault="5205587D" w14:paraId="623DD547" w14:textId="43834E81">
            <w:pPr>
              <w:rPr>
                <w:rFonts w:ascii="Arial" w:hAnsi="Arial" w:eastAsia="Arial" w:cs="Arial" w:asciiTheme="minorAscii" w:hAnsiTheme="minorAscii" w:eastAsiaTheme="minorAscii" w:cstheme="minorAscii"/>
                <w:lang w:val="en-US"/>
              </w:rPr>
            </w:pPr>
            <w:r w:rsidRPr="7449E066" w:rsidR="22DE9EFD">
              <w:rPr>
                <w:rFonts w:ascii="Arial" w:hAnsi="Arial" w:eastAsia="Arial" w:cs="Arial" w:asciiTheme="minorAscii" w:hAnsiTheme="minorAscii" w:eastAsiaTheme="minorAscii" w:cstheme="minorAscii"/>
                <w:lang w:val="en-US"/>
              </w:rPr>
              <w:t>4</w:t>
            </w:r>
          </w:p>
        </w:tc>
        <w:tc>
          <w:tcPr>
            <w:tcW w:w="2265" w:type="dxa"/>
            <w:vMerge w:val="restart"/>
            <w:tcMar/>
          </w:tcPr>
          <w:p w:rsidR="2F1631A0" w:rsidP="7449E066" w:rsidRDefault="2F1631A0" w14:paraId="3AB31983" w14:textId="60CD6085">
            <w:pPr>
              <w:rPr>
                <w:rFonts w:ascii="Arial" w:hAnsi="Arial" w:eastAsia="Arial" w:cs="Arial" w:asciiTheme="minorAscii" w:hAnsiTheme="minorAscii" w:eastAsiaTheme="minorAscii" w:cstheme="minorAscii"/>
                <w:lang w:val="en-US"/>
              </w:rPr>
            </w:pPr>
            <w:r w:rsidRPr="7449E066" w:rsidR="47B06B59">
              <w:rPr>
                <w:rFonts w:ascii="Arial" w:hAnsi="Arial" w:eastAsia="Arial" w:cs="Arial" w:asciiTheme="minorAscii" w:hAnsiTheme="minorAscii" w:eastAsiaTheme="minorAscii" w:cstheme="minorAscii"/>
                <w:lang w:val="en-US"/>
              </w:rPr>
              <w:t>Ransomware</w:t>
            </w:r>
          </w:p>
        </w:tc>
        <w:tc>
          <w:tcPr>
            <w:tcW w:w="6600" w:type="dxa"/>
            <w:tcMar/>
          </w:tcPr>
          <w:p w:rsidR="3102A1E5" w:rsidP="7449E066" w:rsidRDefault="3102A1E5" w14:paraId="303CBA21" w14:textId="37E7D5C7">
            <w:pPr>
              <w:rPr>
                <w:rFonts w:ascii="Arial" w:hAnsi="Arial" w:eastAsia="Arial" w:cs="Arial" w:asciiTheme="minorAscii" w:hAnsiTheme="minorAscii" w:eastAsiaTheme="minorAscii" w:cstheme="minorAscii"/>
                <w:lang w:val="en-US"/>
              </w:rPr>
            </w:pPr>
            <w:r w:rsidRPr="7449E066" w:rsidR="06F042CF">
              <w:rPr>
                <w:rFonts w:ascii="Arial" w:hAnsi="Arial" w:eastAsia="Arial" w:cs="Arial" w:asciiTheme="minorAscii" w:hAnsiTheme="minorAscii" w:eastAsiaTheme="minorAscii" w:cstheme="minorAscii"/>
                <w:lang w:val="en-US"/>
              </w:rPr>
              <w:t>locks or deletes files</w:t>
            </w:r>
          </w:p>
        </w:tc>
      </w:tr>
      <w:tr w:rsidR="3102A1E5" w:rsidTr="7449E066" w14:paraId="56776296" w14:textId="77777777">
        <w:trPr>
          <w:trHeight w:val="300"/>
        </w:trPr>
        <w:tc>
          <w:tcPr>
            <w:tcW w:w="765" w:type="dxa"/>
            <w:vMerge/>
            <w:tcMar/>
          </w:tcPr>
          <w:p w:rsidR="00486828" w:rsidRDefault="00486828" w14:paraId="0437A746" w14:textId="77777777"/>
        </w:tc>
        <w:tc>
          <w:tcPr>
            <w:tcW w:w="2265" w:type="dxa"/>
            <w:vMerge/>
            <w:tcMar/>
          </w:tcPr>
          <w:p w:rsidR="00486828" w:rsidRDefault="00486828" w14:paraId="5E33743E" w14:textId="77777777"/>
        </w:tc>
        <w:tc>
          <w:tcPr>
            <w:tcW w:w="6600" w:type="dxa"/>
            <w:tcMar/>
          </w:tcPr>
          <w:p w:rsidR="3102A1E5" w:rsidP="7449E066" w:rsidRDefault="3102A1E5" w14:paraId="58CB2B26" w14:textId="4A896134">
            <w:pPr>
              <w:rPr>
                <w:rFonts w:ascii="Arial" w:hAnsi="Arial" w:eastAsia="Arial" w:cs="Arial" w:asciiTheme="minorAscii" w:hAnsiTheme="minorAscii" w:eastAsiaTheme="minorAscii" w:cstheme="minorAscii"/>
                <w:lang w:val="en-US"/>
              </w:rPr>
            </w:pPr>
            <w:r w:rsidRPr="7449E066" w:rsidR="06F042CF">
              <w:rPr>
                <w:rFonts w:ascii="Arial" w:hAnsi="Arial" w:eastAsia="Arial" w:cs="Arial" w:asciiTheme="minorAscii" w:hAnsiTheme="minorAscii" w:eastAsiaTheme="minorAscii" w:cstheme="minorAscii"/>
                <w:lang w:val="en-US"/>
              </w:rPr>
              <w:t>is used to get ransom, extort</w:t>
            </w:r>
          </w:p>
        </w:tc>
      </w:tr>
      <w:tr w:rsidR="3102A1E5" w:rsidTr="7449E066" w14:paraId="45649673" w14:textId="77777777">
        <w:trPr>
          <w:trHeight w:val="300"/>
        </w:trPr>
        <w:tc>
          <w:tcPr>
            <w:tcW w:w="765" w:type="dxa"/>
            <w:vMerge/>
            <w:tcMar/>
          </w:tcPr>
          <w:p w:rsidR="00486828" w:rsidRDefault="00486828" w14:paraId="1A3B37B1" w14:textId="77777777"/>
        </w:tc>
        <w:tc>
          <w:tcPr>
            <w:tcW w:w="2265" w:type="dxa"/>
            <w:vMerge/>
            <w:tcMar/>
          </w:tcPr>
          <w:p w:rsidR="00486828" w:rsidRDefault="00486828" w14:paraId="1ADAD939" w14:textId="77777777"/>
        </w:tc>
        <w:tc>
          <w:tcPr>
            <w:tcW w:w="6600" w:type="dxa"/>
            <w:tcMar/>
          </w:tcPr>
          <w:p w:rsidR="3102A1E5" w:rsidP="7449E066" w:rsidRDefault="3102A1E5" w14:paraId="06A9451A" w14:textId="52F08C7B">
            <w:pPr>
              <w:rPr>
                <w:rFonts w:ascii="Arial" w:hAnsi="Arial" w:eastAsia="Arial" w:cs="Arial" w:asciiTheme="minorAscii" w:hAnsiTheme="minorAscii" w:eastAsiaTheme="minorAscii" w:cstheme="minorAscii"/>
                <w:lang w:val="en-US"/>
              </w:rPr>
            </w:pPr>
            <w:r w:rsidRPr="7449E066" w:rsidR="06F042CF">
              <w:rPr>
                <w:rFonts w:ascii="Arial" w:hAnsi="Arial" w:eastAsia="Arial" w:cs="Arial" w:asciiTheme="minorAscii" w:hAnsiTheme="minorAscii" w:eastAsiaTheme="minorAscii" w:cstheme="minorAscii"/>
                <w:lang w:val="en-US"/>
              </w:rPr>
              <w:t>spreads over unsafe downloaded software</w:t>
            </w:r>
          </w:p>
        </w:tc>
      </w:tr>
      <w:tr w:rsidR="3102A1E5" w:rsidTr="7449E066" w14:paraId="3654DD0A" w14:textId="77777777">
        <w:trPr>
          <w:trHeight w:val="300"/>
        </w:trPr>
        <w:tc>
          <w:tcPr>
            <w:tcW w:w="765" w:type="dxa"/>
            <w:vMerge w:val="restart"/>
            <w:tcMar/>
          </w:tcPr>
          <w:p w:rsidR="5205587D" w:rsidP="7449E066" w:rsidRDefault="5205587D" w14:paraId="5DD40BE9" w14:textId="2FC10280">
            <w:pPr>
              <w:rPr>
                <w:rFonts w:ascii="Arial" w:hAnsi="Arial" w:eastAsia="Arial" w:cs="Arial" w:asciiTheme="minorAscii" w:hAnsiTheme="minorAscii" w:eastAsiaTheme="minorAscii" w:cstheme="minorAscii"/>
                <w:lang w:val="en-US"/>
              </w:rPr>
            </w:pPr>
            <w:r w:rsidRPr="7449E066" w:rsidR="22DE9EFD">
              <w:rPr>
                <w:rFonts w:ascii="Arial" w:hAnsi="Arial" w:eastAsia="Arial" w:cs="Arial" w:asciiTheme="minorAscii" w:hAnsiTheme="minorAscii" w:eastAsiaTheme="minorAscii" w:cstheme="minorAscii"/>
                <w:lang w:val="en-US"/>
              </w:rPr>
              <w:t>5</w:t>
            </w:r>
          </w:p>
        </w:tc>
        <w:tc>
          <w:tcPr>
            <w:tcW w:w="2265" w:type="dxa"/>
            <w:vMerge w:val="restart"/>
            <w:tcMar/>
          </w:tcPr>
          <w:p w:rsidR="6B188BE8" w:rsidP="7449E066" w:rsidRDefault="6B188BE8" w14:paraId="1B1EB07D" w14:textId="517D3802">
            <w:pPr>
              <w:rPr>
                <w:rFonts w:ascii="Arial" w:hAnsi="Arial" w:eastAsia="Arial" w:cs="Arial" w:asciiTheme="minorAscii" w:hAnsiTheme="minorAscii" w:eastAsiaTheme="minorAscii" w:cstheme="minorAscii"/>
                <w:lang w:val="en-US"/>
              </w:rPr>
            </w:pPr>
            <w:r w:rsidRPr="7449E066" w:rsidR="745054E1">
              <w:rPr>
                <w:rFonts w:ascii="Arial" w:hAnsi="Arial" w:eastAsia="Arial" w:cs="Arial" w:asciiTheme="minorAscii" w:hAnsiTheme="minorAscii" w:eastAsiaTheme="minorAscii" w:cstheme="minorAscii"/>
                <w:lang w:val="en-US"/>
              </w:rPr>
              <w:t>Spyware</w:t>
            </w:r>
          </w:p>
        </w:tc>
        <w:tc>
          <w:tcPr>
            <w:tcW w:w="6600" w:type="dxa"/>
            <w:tcMar/>
          </w:tcPr>
          <w:p w:rsidR="3102A1E5" w:rsidP="7449E066" w:rsidRDefault="3102A1E5" w14:paraId="1A449135" w14:textId="2166C0D8">
            <w:pPr>
              <w:rPr>
                <w:rFonts w:ascii="Arial" w:hAnsi="Arial" w:eastAsia="Arial" w:cs="Arial" w:asciiTheme="minorAscii" w:hAnsiTheme="minorAscii" w:eastAsiaTheme="minorAscii" w:cstheme="minorAscii"/>
                <w:lang w:val="en-US"/>
              </w:rPr>
            </w:pPr>
            <w:r w:rsidRPr="7449E066" w:rsidR="06F042CF">
              <w:rPr>
                <w:rFonts w:ascii="Arial" w:hAnsi="Arial" w:eastAsia="Arial" w:cs="Arial" w:asciiTheme="minorAscii" w:hAnsiTheme="minorAscii" w:eastAsiaTheme="minorAscii" w:cstheme="minorAscii"/>
                <w:lang w:val="en-US"/>
              </w:rPr>
              <w:t xml:space="preserve">collects sensitive or private data </w:t>
            </w:r>
          </w:p>
        </w:tc>
      </w:tr>
      <w:tr w:rsidR="3102A1E5" w:rsidTr="7449E066" w14:paraId="54ED60FD" w14:textId="77777777">
        <w:trPr>
          <w:trHeight w:val="300"/>
        </w:trPr>
        <w:tc>
          <w:tcPr>
            <w:tcW w:w="765" w:type="dxa"/>
            <w:vMerge/>
            <w:tcMar/>
          </w:tcPr>
          <w:p w:rsidR="00486828" w:rsidRDefault="00486828" w14:paraId="39DA1C94" w14:textId="77777777"/>
        </w:tc>
        <w:tc>
          <w:tcPr>
            <w:tcW w:w="2265" w:type="dxa"/>
            <w:vMerge/>
            <w:tcMar/>
          </w:tcPr>
          <w:p w:rsidR="00486828" w:rsidRDefault="00486828" w14:paraId="5159A969" w14:textId="77777777"/>
        </w:tc>
        <w:tc>
          <w:tcPr>
            <w:tcW w:w="6600" w:type="dxa"/>
            <w:tcMar/>
          </w:tcPr>
          <w:p w:rsidR="3102A1E5" w:rsidP="7449E066" w:rsidRDefault="3102A1E5" w14:paraId="55515F55" w14:textId="32FDA21D">
            <w:pPr>
              <w:rPr>
                <w:rFonts w:ascii="Arial" w:hAnsi="Arial" w:eastAsia="Arial" w:cs="Arial" w:asciiTheme="minorAscii" w:hAnsiTheme="minorAscii" w:eastAsiaTheme="minorAscii" w:cstheme="minorAscii"/>
                <w:lang w:val="en-US"/>
              </w:rPr>
            </w:pPr>
            <w:r w:rsidRPr="7449E066" w:rsidR="06F042CF">
              <w:rPr>
                <w:rFonts w:ascii="Arial" w:hAnsi="Arial" w:eastAsia="Arial" w:cs="Arial" w:asciiTheme="minorAscii" w:hAnsiTheme="minorAscii" w:eastAsiaTheme="minorAscii" w:cstheme="minorAscii"/>
                <w:lang w:val="en-US"/>
              </w:rPr>
              <w:t>monitors the user's behaviour online and reports with snooped data</w:t>
            </w:r>
          </w:p>
        </w:tc>
      </w:tr>
      <w:tr w:rsidR="3102A1E5" w:rsidTr="7449E066" w14:paraId="4324290E" w14:textId="77777777">
        <w:trPr>
          <w:trHeight w:val="300"/>
        </w:trPr>
        <w:tc>
          <w:tcPr>
            <w:tcW w:w="765" w:type="dxa"/>
            <w:vMerge/>
            <w:tcMar/>
          </w:tcPr>
          <w:p w:rsidR="00486828" w:rsidRDefault="00486828" w14:paraId="25C65DC2" w14:textId="77777777"/>
        </w:tc>
        <w:tc>
          <w:tcPr>
            <w:tcW w:w="2265" w:type="dxa"/>
            <w:vMerge/>
            <w:tcMar/>
          </w:tcPr>
          <w:p w:rsidR="00486828" w:rsidRDefault="00486828" w14:paraId="3CC53BB7" w14:textId="77777777"/>
        </w:tc>
        <w:tc>
          <w:tcPr>
            <w:tcW w:w="6600" w:type="dxa"/>
            <w:tcMar/>
          </w:tcPr>
          <w:p w:rsidR="3102A1E5" w:rsidP="7449E066" w:rsidRDefault="3102A1E5" w14:paraId="19D03A48" w14:textId="47C5D83C">
            <w:pPr>
              <w:rPr>
                <w:rFonts w:ascii="Arial" w:hAnsi="Arial" w:eastAsia="Arial" w:cs="Arial" w:asciiTheme="minorAscii" w:hAnsiTheme="minorAscii" w:eastAsiaTheme="minorAscii" w:cstheme="minorAscii"/>
                <w:lang w:val="en-US"/>
              </w:rPr>
            </w:pPr>
            <w:r w:rsidRPr="7449E066" w:rsidR="06F042CF">
              <w:rPr>
                <w:rFonts w:ascii="Arial" w:hAnsi="Arial" w:eastAsia="Arial" w:cs="Arial" w:asciiTheme="minorAscii" w:hAnsiTheme="minorAscii" w:eastAsiaTheme="minorAscii" w:cstheme="minorAscii"/>
                <w:lang w:val="en-US"/>
              </w:rPr>
              <w:t>is delivered by Trojans</w:t>
            </w:r>
          </w:p>
        </w:tc>
      </w:tr>
      <w:tr w:rsidR="3102A1E5" w:rsidTr="7449E066" w14:paraId="17CBBC57" w14:textId="77777777">
        <w:trPr>
          <w:trHeight w:val="300"/>
        </w:trPr>
        <w:tc>
          <w:tcPr>
            <w:tcW w:w="765" w:type="dxa"/>
            <w:vMerge w:val="restart"/>
            <w:tcMar/>
          </w:tcPr>
          <w:p w:rsidR="5205587D" w:rsidP="7449E066" w:rsidRDefault="5205587D" w14:paraId="4A9E9B91" w14:textId="5DE33AD1">
            <w:pPr>
              <w:rPr>
                <w:rFonts w:ascii="Arial" w:hAnsi="Arial" w:eastAsia="Arial" w:cs="Arial" w:asciiTheme="minorAscii" w:hAnsiTheme="minorAscii" w:eastAsiaTheme="minorAscii" w:cstheme="minorAscii"/>
                <w:lang w:val="en-US"/>
              </w:rPr>
            </w:pPr>
            <w:r w:rsidRPr="7449E066" w:rsidR="22DE9EFD">
              <w:rPr>
                <w:rFonts w:ascii="Arial" w:hAnsi="Arial" w:eastAsia="Arial" w:cs="Arial" w:asciiTheme="minorAscii" w:hAnsiTheme="minorAscii" w:eastAsiaTheme="minorAscii" w:cstheme="minorAscii"/>
                <w:lang w:val="en-US"/>
              </w:rPr>
              <w:t>6</w:t>
            </w:r>
          </w:p>
        </w:tc>
        <w:tc>
          <w:tcPr>
            <w:tcW w:w="2265" w:type="dxa"/>
            <w:vMerge w:val="restart"/>
            <w:tcMar/>
          </w:tcPr>
          <w:p w:rsidR="7CF83D64" w:rsidP="7449E066" w:rsidRDefault="7CF83D64" w14:paraId="758AD7FC" w14:textId="3E8AD5EC">
            <w:pPr>
              <w:rPr>
                <w:rFonts w:ascii="Arial" w:hAnsi="Arial" w:eastAsia="Arial" w:cs="Arial" w:asciiTheme="minorAscii" w:hAnsiTheme="minorAscii" w:eastAsiaTheme="minorAscii" w:cstheme="minorAscii"/>
                <w:lang w:val="en-US"/>
              </w:rPr>
            </w:pPr>
            <w:r w:rsidRPr="7449E066" w:rsidR="0BEE44EF">
              <w:rPr>
                <w:rFonts w:ascii="Arial" w:hAnsi="Arial" w:eastAsia="Arial" w:cs="Arial" w:asciiTheme="minorAscii" w:hAnsiTheme="minorAscii" w:eastAsiaTheme="minorAscii" w:cstheme="minorAscii"/>
                <w:lang w:val="en-US"/>
              </w:rPr>
              <w:t>Keylogger</w:t>
            </w:r>
          </w:p>
        </w:tc>
        <w:tc>
          <w:tcPr>
            <w:tcW w:w="6600" w:type="dxa"/>
            <w:tcMar/>
          </w:tcPr>
          <w:p w:rsidR="3102A1E5" w:rsidP="7449E066" w:rsidRDefault="3102A1E5" w14:paraId="0C20B90E" w14:textId="5D063995">
            <w:pPr>
              <w:rPr>
                <w:rFonts w:ascii="Arial" w:hAnsi="Arial" w:eastAsia="Arial" w:cs="Arial" w:asciiTheme="minorAscii" w:hAnsiTheme="minorAscii" w:eastAsiaTheme="minorAscii" w:cstheme="minorAscii"/>
                <w:lang w:val="en-US"/>
              </w:rPr>
            </w:pPr>
            <w:r w:rsidRPr="7449E066" w:rsidR="06F042CF">
              <w:rPr>
                <w:rFonts w:ascii="Arial" w:hAnsi="Arial" w:eastAsia="Arial" w:cs="Arial" w:asciiTheme="minorAscii" w:hAnsiTheme="minorAscii" w:eastAsiaTheme="minorAscii" w:cstheme="minorAscii"/>
                <w:lang w:val="en-US"/>
              </w:rPr>
              <w:t>collects all keystrokes from the user</w:t>
            </w:r>
          </w:p>
        </w:tc>
      </w:tr>
      <w:tr w:rsidR="3102A1E5" w:rsidTr="7449E066" w14:paraId="49169FFB" w14:textId="77777777">
        <w:trPr>
          <w:trHeight w:val="300"/>
        </w:trPr>
        <w:tc>
          <w:tcPr>
            <w:tcW w:w="765" w:type="dxa"/>
            <w:vMerge/>
            <w:tcMar/>
          </w:tcPr>
          <w:p w:rsidR="00486828" w:rsidRDefault="00486828" w14:paraId="53E9D804" w14:textId="77777777"/>
        </w:tc>
        <w:tc>
          <w:tcPr>
            <w:tcW w:w="2265" w:type="dxa"/>
            <w:vMerge/>
            <w:tcMar/>
          </w:tcPr>
          <w:p w:rsidR="00486828" w:rsidRDefault="00486828" w14:paraId="08088CF8" w14:textId="77777777"/>
        </w:tc>
        <w:tc>
          <w:tcPr>
            <w:tcW w:w="6600" w:type="dxa"/>
            <w:tcMar/>
          </w:tcPr>
          <w:p w:rsidR="3102A1E5" w:rsidP="7449E066" w:rsidRDefault="3102A1E5" w14:paraId="1B666F41" w14:textId="75B73A88">
            <w:pPr>
              <w:rPr>
                <w:rFonts w:ascii="Arial" w:hAnsi="Arial" w:eastAsia="Arial" w:cs="Arial" w:asciiTheme="minorAscii" w:hAnsiTheme="minorAscii" w:eastAsiaTheme="minorAscii" w:cstheme="minorAscii"/>
                <w:lang w:val="en-US"/>
              </w:rPr>
            </w:pPr>
            <w:r w:rsidRPr="7449E066" w:rsidR="06F042CF">
              <w:rPr>
                <w:rFonts w:ascii="Arial" w:hAnsi="Arial" w:eastAsia="Arial" w:cs="Arial" w:asciiTheme="minorAscii" w:hAnsiTheme="minorAscii" w:eastAsiaTheme="minorAscii" w:cstheme="minorAscii"/>
                <w:lang w:val="en-US"/>
              </w:rPr>
              <w:t>is a type of spyware</w:t>
            </w:r>
          </w:p>
        </w:tc>
      </w:tr>
      <w:tr w:rsidR="3102A1E5" w:rsidTr="7449E066" w14:paraId="13CFCD54" w14:textId="77777777">
        <w:trPr>
          <w:trHeight w:val="300"/>
        </w:trPr>
        <w:tc>
          <w:tcPr>
            <w:tcW w:w="765" w:type="dxa"/>
            <w:vMerge/>
            <w:tcMar/>
          </w:tcPr>
          <w:p w:rsidR="00486828" w:rsidRDefault="00486828" w14:paraId="4A4A3656" w14:textId="77777777"/>
        </w:tc>
        <w:tc>
          <w:tcPr>
            <w:tcW w:w="2265" w:type="dxa"/>
            <w:vMerge/>
            <w:tcMar/>
          </w:tcPr>
          <w:p w:rsidR="00486828" w:rsidRDefault="00486828" w14:paraId="61003292" w14:textId="77777777"/>
        </w:tc>
        <w:tc>
          <w:tcPr>
            <w:tcW w:w="6600" w:type="dxa"/>
            <w:tcMar/>
          </w:tcPr>
          <w:p w:rsidR="3102A1E5" w:rsidP="7449E066" w:rsidRDefault="3102A1E5" w14:paraId="00D2DDC6" w14:textId="220FA8F0">
            <w:pPr>
              <w:rPr>
                <w:rFonts w:ascii="Arial" w:hAnsi="Arial" w:eastAsia="Arial" w:cs="Arial" w:asciiTheme="minorAscii" w:hAnsiTheme="minorAscii" w:eastAsiaTheme="minorAscii" w:cstheme="minorAscii"/>
                <w:lang w:val="en-US"/>
              </w:rPr>
            </w:pPr>
            <w:r w:rsidRPr="7449E066" w:rsidR="06F042CF">
              <w:rPr>
                <w:rFonts w:ascii="Arial" w:hAnsi="Arial" w:eastAsia="Arial" w:cs="Arial" w:asciiTheme="minorAscii" w:hAnsiTheme="minorAscii" w:eastAsiaTheme="minorAscii" w:cstheme="minorAscii"/>
                <w:lang w:val="en-US"/>
              </w:rPr>
              <w:t>spreads together with virus, trojan, or worm</w:t>
            </w:r>
          </w:p>
        </w:tc>
      </w:tr>
      <w:tr w:rsidR="3102A1E5" w:rsidTr="7449E066" w14:paraId="1D5535CF" w14:textId="77777777">
        <w:trPr>
          <w:trHeight w:val="300"/>
        </w:trPr>
        <w:tc>
          <w:tcPr>
            <w:tcW w:w="765" w:type="dxa"/>
            <w:vMerge w:val="restart"/>
            <w:tcMar/>
          </w:tcPr>
          <w:p w:rsidR="11A4F35B" w:rsidP="7449E066" w:rsidRDefault="11A4F35B" w14:paraId="3B6E2933" w14:textId="31D89C4B">
            <w:pPr>
              <w:rPr>
                <w:rFonts w:ascii="Arial" w:hAnsi="Arial" w:eastAsia="Arial" w:cs="Arial" w:asciiTheme="minorAscii" w:hAnsiTheme="minorAscii" w:eastAsiaTheme="minorAscii" w:cstheme="minorAscii"/>
                <w:lang w:val="en-US"/>
              </w:rPr>
            </w:pPr>
            <w:r w:rsidRPr="7449E066" w:rsidR="65DD3368">
              <w:rPr>
                <w:rFonts w:ascii="Arial" w:hAnsi="Arial" w:eastAsia="Arial" w:cs="Arial" w:asciiTheme="minorAscii" w:hAnsiTheme="minorAscii" w:eastAsiaTheme="minorAscii" w:cstheme="minorAscii"/>
                <w:lang w:val="en-US"/>
              </w:rPr>
              <w:t>7</w:t>
            </w:r>
          </w:p>
        </w:tc>
        <w:tc>
          <w:tcPr>
            <w:tcW w:w="2265" w:type="dxa"/>
            <w:vMerge w:val="restart"/>
            <w:tcMar/>
          </w:tcPr>
          <w:p w:rsidR="11A4F35B" w:rsidP="7449E066" w:rsidRDefault="11A4F35B" w14:paraId="4292CA1A" w14:textId="7D19CF36">
            <w:pPr>
              <w:rPr>
                <w:rFonts w:ascii="Arial" w:hAnsi="Arial" w:eastAsia="Arial" w:cs="Arial" w:asciiTheme="minorAscii" w:hAnsiTheme="minorAscii" w:eastAsiaTheme="minorAscii" w:cstheme="minorAscii"/>
                <w:lang w:val="en-US"/>
              </w:rPr>
            </w:pPr>
            <w:r w:rsidRPr="7449E066" w:rsidR="65DD3368">
              <w:rPr>
                <w:rFonts w:ascii="Arial" w:hAnsi="Arial" w:eastAsia="Arial" w:cs="Arial" w:asciiTheme="minorAscii" w:hAnsiTheme="minorAscii" w:eastAsiaTheme="minorAscii" w:cstheme="minorAscii"/>
                <w:lang w:val="en-US"/>
              </w:rPr>
              <w:t>Adware</w:t>
            </w:r>
          </w:p>
        </w:tc>
        <w:tc>
          <w:tcPr>
            <w:tcW w:w="6600" w:type="dxa"/>
            <w:tcMar/>
          </w:tcPr>
          <w:p w:rsidR="3102A1E5" w:rsidP="7449E066" w:rsidRDefault="3102A1E5" w14:paraId="7BE3BA42" w14:textId="7C9CC927">
            <w:pPr>
              <w:rPr>
                <w:rFonts w:ascii="Arial" w:hAnsi="Arial" w:eastAsia="Arial" w:cs="Arial" w:asciiTheme="minorAscii" w:hAnsiTheme="minorAscii" w:eastAsiaTheme="minorAscii" w:cstheme="minorAscii"/>
                <w:lang w:val="en-US"/>
              </w:rPr>
            </w:pPr>
            <w:r w:rsidRPr="7449E066" w:rsidR="06F042CF">
              <w:rPr>
                <w:rFonts w:ascii="Arial" w:hAnsi="Arial" w:eastAsia="Arial" w:cs="Arial" w:asciiTheme="minorAscii" w:hAnsiTheme="minorAscii" w:eastAsiaTheme="minorAscii" w:cstheme="minorAscii"/>
                <w:lang w:val="en-US"/>
              </w:rPr>
              <w:t>monitors the user's behaviour on the browser</w:t>
            </w:r>
          </w:p>
        </w:tc>
      </w:tr>
      <w:tr w:rsidR="3102A1E5" w:rsidTr="7449E066" w14:paraId="42786B8A" w14:textId="77777777">
        <w:trPr>
          <w:trHeight w:val="300"/>
        </w:trPr>
        <w:tc>
          <w:tcPr>
            <w:tcW w:w="765" w:type="dxa"/>
            <w:vMerge/>
            <w:tcMar/>
          </w:tcPr>
          <w:p w:rsidR="00486828" w:rsidRDefault="00486828" w14:paraId="1CEF3D2D" w14:textId="77777777"/>
        </w:tc>
        <w:tc>
          <w:tcPr>
            <w:tcW w:w="2265" w:type="dxa"/>
            <w:vMerge/>
            <w:tcMar/>
          </w:tcPr>
          <w:p w:rsidR="00486828" w:rsidRDefault="00486828" w14:paraId="23266D2D" w14:textId="77777777"/>
        </w:tc>
        <w:tc>
          <w:tcPr>
            <w:tcW w:w="6600" w:type="dxa"/>
            <w:tcMar/>
          </w:tcPr>
          <w:p w:rsidR="3102A1E5" w:rsidP="7449E066" w:rsidRDefault="3102A1E5" w14:paraId="5B4870CE" w14:textId="465046DE">
            <w:pPr>
              <w:rPr>
                <w:rFonts w:ascii="Arial" w:hAnsi="Arial" w:eastAsia="Arial" w:cs="Arial" w:asciiTheme="minorAscii" w:hAnsiTheme="minorAscii" w:eastAsiaTheme="minorAscii" w:cstheme="minorAscii"/>
                <w:lang w:val="en-US"/>
              </w:rPr>
            </w:pPr>
            <w:r w:rsidRPr="7449E066" w:rsidR="06F042CF">
              <w:rPr>
                <w:rFonts w:ascii="Arial" w:hAnsi="Arial" w:eastAsia="Arial" w:cs="Arial" w:asciiTheme="minorAscii" w:hAnsiTheme="minorAscii" w:eastAsiaTheme="minorAscii" w:cstheme="minorAscii"/>
                <w:lang w:val="en-US"/>
              </w:rPr>
              <w:t>shows unwanted online advertisements</w:t>
            </w:r>
          </w:p>
        </w:tc>
      </w:tr>
      <w:tr w:rsidR="3102A1E5" w:rsidTr="7449E066" w14:paraId="4BDFF129" w14:textId="77777777">
        <w:trPr>
          <w:trHeight w:val="300"/>
        </w:trPr>
        <w:tc>
          <w:tcPr>
            <w:tcW w:w="765" w:type="dxa"/>
            <w:vMerge/>
            <w:tcMar/>
          </w:tcPr>
          <w:p w:rsidR="00486828" w:rsidRDefault="00486828" w14:paraId="568E0408" w14:textId="77777777"/>
        </w:tc>
        <w:tc>
          <w:tcPr>
            <w:tcW w:w="2265" w:type="dxa"/>
            <w:vMerge/>
            <w:tcMar/>
          </w:tcPr>
          <w:p w:rsidR="00486828" w:rsidRDefault="00486828" w14:paraId="085225D4" w14:textId="77777777"/>
        </w:tc>
        <w:tc>
          <w:tcPr>
            <w:tcW w:w="6600" w:type="dxa"/>
            <w:tcMar/>
          </w:tcPr>
          <w:p w:rsidR="3102A1E5" w:rsidP="7449E066" w:rsidRDefault="3102A1E5" w14:paraId="1360C213" w14:textId="6D55DA3B">
            <w:pPr>
              <w:rPr>
                <w:rFonts w:ascii="Arial" w:hAnsi="Arial" w:eastAsia="Arial" w:cs="Arial" w:asciiTheme="minorAscii" w:hAnsiTheme="minorAscii" w:eastAsiaTheme="minorAscii" w:cstheme="minorAscii"/>
                <w:lang w:val="en-US"/>
              </w:rPr>
            </w:pPr>
            <w:r w:rsidRPr="7449E066" w:rsidR="06F042CF">
              <w:rPr>
                <w:rFonts w:ascii="Arial" w:hAnsi="Arial" w:eastAsia="Arial" w:cs="Arial" w:asciiTheme="minorAscii" w:hAnsiTheme="minorAscii" w:eastAsiaTheme="minorAscii" w:cstheme="minorAscii"/>
                <w:lang w:val="en-US"/>
              </w:rPr>
              <w:t>redirects to unexpected websites</w:t>
            </w:r>
          </w:p>
        </w:tc>
      </w:tr>
      <w:tr w:rsidR="3102A1E5" w:rsidTr="7449E066" w14:paraId="64FCC907" w14:textId="77777777">
        <w:trPr>
          <w:trHeight w:val="300"/>
        </w:trPr>
        <w:tc>
          <w:tcPr>
            <w:tcW w:w="765" w:type="dxa"/>
            <w:vMerge w:val="restart"/>
            <w:tcMar/>
          </w:tcPr>
          <w:p w:rsidR="5205587D" w:rsidP="7449E066" w:rsidRDefault="5205587D" w14:paraId="7FAC7463" w14:textId="22BC4A94">
            <w:pPr>
              <w:rPr>
                <w:rFonts w:ascii="Arial" w:hAnsi="Arial" w:eastAsia="Arial" w:cs="Arial" w:asciiTheme="minorAscii" w:hAnsiTheme="minorAscii" w:eastAsiaTheme="minorAscii" w:cstheme="minorAscii"/>
                <w:lang w:val="en-US"/>
              </w:rPr>
            </w:pPr>
            <w:r w:rsidRPr="7449E066" w:rsidR="22DE9EFD">
              <w:rPr>
                <w:rFonts w:ascii="Arial" w:hAnsi="Arial" w:eastAsia="Arial" w:cs="Arial" w:asciiTheme="minorAscii" w:hAnsiTheme="minorAscii" w:eastAsiaTheme="minorAscii" w:cstheme="minorAscii"/>
                <w:lang w:val="en-US"/>
              </w:rPr>
              <w:t>8</w:t>
            </w:r>
          </w:p>
        </w:tc>
        <w:tc>
          <w:tcPr>
            <w:tcW w:w="2265" w:type="dxa"/>
            <w:vMerge w:val="restart"/>
            <w:tcMar/>
          </w:tcPr>
          <w:p w:rsidR="36009C41" w:rsidP="7449E066" w:rsidRDefault="36009C41" w14:paraId="16A3B0AD" w14:textId="5E29AA6E">
            <w:pPr>
              <w:rPr>
                <w:rFonts w:ascii="Arial" w:hAnsi="Arial" w:eastAsia="Arial" w:cs="Arial" w:asciiTheme="minorAscii" w:hAnsiTheme="minorAscii" w:eastAsiaTheme="minorAscii" w:cstheme="minorAscii"/>
                <w:lang w:val="en-US"/>
              </w:rPr>
            </w:pPr>
            <w:r w:rsidRPr="7449E066" w:rsidR="0EB9E040">
              <w:rPr>
                <w:rFonts w:ascii="Arial" w:hAnsi="Arial" w:eastAsia="Arial" w:cs="Arial" w:asciiTheme="minorAscii" w:hAnsiTheme="minorAscii" w:eastAsiaTheme="minorAscii" w:cstheme="minorAscii"/>
                <w:lang w:val="en-US"/>
              </w:rPr>
              <w:t>Botnet</w:t>
            </w:r>
          </w:p>
        </w:tc>
        <w:tc>
          <w:tcPr>
            <w:tcW w:w="6600" w:type="dxa"/>
            <w:tcMar/>
          </w:tcPr>
          <w:p w:rsidR="24C1B37E" w:rsidP="7449E066" w:rsidRDefault="24C1B37E" w14:paraId="1BA797CD" w14:textId="6A0E6F98">
            <w:pPr>
              <w:rPr>
                <w:rFonts w:ascii="Arial" w:hAnsi="Arial" w:eastAsia="Arial" w:cs="Arial" w:asciiTheme="minorAscii" w:hAnsiTheme="minorAscii" w:eastAsiaTheme="minorAscii" w:cstheme="minorAscii"/>
                <w:lang w:val="en-US"/>
              </w:rPr>
            </w:pPr>
            <w:r w:rsidRPr="7449E066" w:rsidR="23EE23E2">
              <w:rPr>
                <w:rFonts w:ascii="Arial" w:hAnsi="Arial" w:eastAsia="Arial" w:cs="Arial" w:asciiTheme="minorAscii" w:hAnsiTheme="minorAscii" w:eastAsiaTheme="minorAscii" w:cstheme="minorAscii"/>
                <w:lang w:val="en-US"/>
              </w:rPr>
              <w:t>highly</w:t>
            </w:r>
            <w:r w:rsidRPr="7449E066" w:rsidR="06F042CF">
              <w:rPr>
                <w:rFonts w:ascii="Arial" w:hAnsi="Arial" w:eastAsia="Arial" w:cs="Arial" w:asciiTheme="minorAscii" w:hAnsiTheme="minorAscii" w:eastAsiaTheme="minorAscii" w:cstheme="minorAscii"/>
                <w:lang w:val="en-US"/>
              </w:rPr>
              <w:t xml:space="preserve"> chareographed network of abused computers to disrupts access to the internet</w:t>
            </w:r>
          </w:p>
        </w:tc>
      </w:tr>
      <w:tr w:rsidR="3102A1E5" w:rsidTr="7449E066" w14:paraId="3E230A33" w14:textId="77777777">
        <w:trPr>
          <w:trHeight w:val="300"/>
        </w:trPr>
        <w:tc>
          <w:tcPr>
            <w:tcW w:w="765" w:type="dxa"/>
            <w:vMerge/>
            <w:tcMar/>
          </w:tcPr>
          <w:p w:rsidR="00486828" w:rsidRDefault="00486828" w14:paraId="34EC17E4" w14:textId="77777777"/>
        </w:tc>
        <w:tc>
          <w:tcPr>
            <w:tcW w:w="2265" w:type="dxa"/>
            <w:vMerge/>
            <w:tcMar/>
          </w:tcPr>
          <w:p w:rsidR="00486828" w:rsidRDefault="00486828" w14:paraId="4CD30E46" w14:textId="77777777"/>
        </w:tc>
        <w:tc>
          <w:tcPr>
            <w:tcW w:w="6600" w:type="dxa"/>
            <w:tcMar/>
          </w:tcPr>
          <w:p w:rsidR="3102A1E5" w:rsidP="7449E066" w:rsidRDefault="3102A1E5" w14:paraId="25564EE7" w14:textId="3308064C">
            <w:pPr>
              <w:rPr>
                <w:rFonts w:ascii="Arial" w:hAnsi="Arial" w:eastAsia="Arial" w:cs="Arial" w:asciiTheme="minorAscii" w:hAnsiTheme="minorAscii" w:eastAsiaTheme="minorAscii" w:cstheme="minorAscii"/>
                <w:lang w:val="en-US"/>
              </w:rPr>
            </w:pPr>
            <w:r w:rsidRPr="7449E066" w:rsidR="06F042CF">
              <w:rPr>
                <w:rFonts w:ascii="Arial" w:hAnsi="Arial" w:eastAsia="Arial" w:cs="Arial" w:asciiTheme="minorAscii" w:hAnsiTheme="minorAscii" w:eastAsiaTheme="minorAscii" w:cstheme="minorAscii"/>
                <w:lang w:val="en-US"/>
              </w:rPr>
              <w:t>is controlled from the attacker's server</w:t>
            </w:r>
          </w:p>
        </w:tc>
      </w:tr>
      <w:tr w:rsidR="3102A1E5" w:rsidTr="7449E066" w14:paraId="55993708" w14:textId="77777777">
        <w:trPr>
          <w:trHeight w:val="300"/>
        </w:trPr>
        <w:tc>
          <w:tcPr>
            <w:tcW w:w="765" w:type="dxa"/>
            <w:vMerge w:val="restart"/>
            <w:tcMar/>
          </w:tcPr>
          <w:p w:rsidR="5205587D" w:rsidP="7449E066" w:rsidRDefault="5205587D" w14:paraId="60E5A7E1" w14:textId="04D09FE2">
            <w:pPr>
              <w:rPr>
                <w:rFonts w:ascii="Arial" w:hAnsi="Arial" w:eastAsia="Arial" w:cs="Arial" w:asciiTheme="minorAscii" w:hAnsiTheme="minorAscii" w:eastAsiaTheme="minorAscii" w:cstheme="minorAscii"/>
                <w:lang w:val="en-US"/>
              </w:rPr>
            </w:pPr>
            <w:r w:rsidRPr="7449E066" w:rsidR="22DE9EFD">
              <w:rPr>
                <w:rFonts w:ascii="Arial" w:hAnsi="Arial" w:eastAsia="Arial" w:cs="Arial" w:asciiTheme="minorAscii" w:hAnsiTheme="minorAscii" w:eastAsiaTheme="minorAscii" w:cstheme="minorAscii"/>
                <w:lang w:val="en-US"/>
              </w:rPr>
              <w:t>9</w:t>
            </w:r>
          </w:p>
        </w:tc>
        <w:tc>
          <w:tcPr>
            <w:tcW w:w="2265" w:type="dxa"/>
            <w:vMerge w:val="restart"/>
            <w:tcMar/>
          </w:tcPr>
          <w:p w:rsidR="04B7E10A" w:rsidP="7449E066" w:rsidRDefault="04B7E10A" w14:paraId="0856595B" w14:textId="74DE64EA">
            <w:pPr>
              <w:rPr>
                <w:rFonts w:ascii="Arial" w:hAnsi="Arial" w:eastAsia="Arial" w:cs="Arial" w:asciiTheme="minorAscii" w:hAnsiTheme="minorAscii" w:eastAsiaTheme="minorAscii" w:cstheme="minorAscii"/>
                <w:lang w:val="en-US"/>
              </w:rPr>
            </w:pPr>
            <w:r w:rsidRPr="7449E066" w:rsidR="03FE3572">
              <w:rPr>
                <w:rFonts w:ascii="Arial" w:hAnsi="Arial" w:eastAsia="Arial" w:cs="Arial" w:asciiTheme="minorAscii" w:hAnsiTheme="minorAscii" w:eastAsiaTheme="minorAscii" w:cstheme="minorAscii"/>
                <w:lang w:val="en-US"/>
              </w:rPr>
              <w:t>Rootkit</w:t>
            </w:r>
          </w:p>
        </w:tc>
        <w:tc>
          <w:tcPr>
            <w:tcW w:w="6600" w:type="dxa"/>
            <w:tcMar/>
          </w:tcPr>
          <w:p w:rsidR="3102A1E5" w:rsidP="7449E066" w:rsidRDefault="3102A1E5" w14:paraId="0603ED1A" w14:textId="67200ABE">
            <w:pPr>
              <w:rPr>
                <w:rFonts w:ascii="Arial" w:hAnsi="Arial" w:eastAsia="Arial" w:cs="Arial" w:asciiTheme="minorAscii" w:hAnsiTheme="minorAscii" w:eastAsiaTheme="minorAscii" w:cstheme="minorAscii"/>
                <w:lang w:val="en-US"/>
              </w:rPr>
            </w:pPr>
            <w:r w:rsidRPr="7449E066" w:rsidR="06F042CF">
              <w:rPr>
                <w:rFonts w:ascii="Arial" w:hAnsi="Arial" w:eastAsia="Arial" w:cs="Arial" w:asciiTheme="minorAscii" w:hAnsiTheme="minorAscii" w:eastAsiaTheme="minorAscii" w:cstheme="minorAscii"/>
                <w:lang w:val="en-US"/>
              </w:rPr>
              <w:t>software that evades protection and runs with super user rights</w:t>
            </w:r>
          </w:p>
        </w:tc>
      </w:tr>
      <w:tr w:rsidR="3102A1E5" w:rsidTr="7449E066" w14:paraId="57E10942" w14:textId="77777777">
        <w:trPr>
          <w:trHeight w:val="300"/>
        </w:trPr>
        <w:tc>
          <w:tcPr>
            <w:tcW w:w="765" w:type="dxa"/>
            <w:vMerge/>
            <w:tcMar/>
          </w:tcPr>
          <w:p w:rsidR="00486828" w:rsidRDefault="00486828" w14:paraId="0D558234" w14:textId="77777777"/>
        </w:tc>
        <w:tc>
          <w:tcPr>
            <w:tcW w:w="2265" w:type="dxa"/>
            <w:vMerge/>
            <w:tcMar/>
          </w:tcPr>
          <w:p w:rsidR="00486828" w:rsidRDefault="00486828" w14:paraId="62252465" w14:textId="77777777"/>
        </w:tc>
        <w:tc>
          <w:tcPr>
            <w:tcW w:w="6600" w:type="dxa"/>
            <w:tcMar/>
          </w:tcPr>
          <w:p w:rsidR="3102A1E5" w:rsidP="7449E066" w:rsidRDefault="3102A1E5" w14:paraId="1E26AA89" w14:textId="426DD0FD">
            <w:pPr>
              <w:rPr>
                <w:rFonts w:ascii="Arial" w:hAnsi="Arial" w:eastAsia="Arial" w:cs="Arial" w:asciiTheme="minorAscii" w:hAnsiTheme="minorAscii" w:eastAsiaTheme="minorAscii" w:cstheme="minorAscii"/>
                <w:lang w:val="en-US"/>
              </w:rPr>
            </w:pPr>
            <w:r w:rsidRPr="7449E066" w:rsidR="06F042CF">
              <w:rPr>
                <w:rFonts w:ascii="Arial" w:hAnsi="Arial" w:eastAsia="Arial" w:cs="Arial" w:asciiTheme="minorAscii" w:hAnsiTheme="minorAscii" w:eastAsiaTheme="minorAscii" w:cstheme="minorAscii"/>
                <w:lang w:val="en-US"/>
              </w:rPr>
              <w:t>enables administrator rights for malicious activities</w:t>
            </w:r>
          </w:p>
        </w:tc>
      </w:tr>
    </w:tbl>
    <w:p w:rsidR="4DD133A5" w:rsidP="7449E066" w:rsidRDefault="4DD133A5" w14:paraId="3232A4D5" w14:textId="3D37C602">
      <w:pPr>
        <w:rPr>
          <w:rFonts w:ascii="Arial" w:hAnsi="Arial" w:eastAsia="Arial" w:cs="Arial" w:asciiTheme="minorAscii" w:hAnsiTheme="minorAscii" w:eastAsiaTheme="minorAscii" w:cstheme="minorAscii"/>
        </w:rPr>
      </w:pPr>
    </w:p>
    <w:p w:rsidR="4F48CD76" w:rsidP="7449E066" w:rsidRDefault="4F48CD76" w14:paraId="7961A2CD" w14:textId="14CF4D77">
      <w:pPr>
        <w:spacing w:before="240" w:after="240"/>
        <w:jc w:val="both"/>
        <w:rPr>
          <w:rFonts w:ascii="Arial" w:hAnsi="Arial" w:eastAsia="Arial" w:cs="Arial" w:asciiTheme="minorAscii" w:hAnsiTheme="minorAscii" w:eastAsiaTheme="minorAscii" w:cstheme="minorAscii"/>
          <w:lang w:val="en-US"/>
        </w:rPr>
      </w:pPr>
      <w:r w:rsidRPr="7449E066" w:rsidR="4BAE9C6B">
        <w:rPr>
          <w:rFonts w:ascii="Arial" w:hAnsi="Arial" w:eastAsia="Arial" w:cs="Arial" w:asciiTheme="minorAscii" w:hAnsiTheme="minorAscii" w:eastAsiaTheme="minorAscii" w:cstheme="minorAscii"/>
          <w:b w:val="1"/>
          <w:bCs w:val="1"/>
          <w:color w:val="000000" w:themeColor="text2" w:themeTint="FF" w:themeShade="FF"/>
          <w:lang w:val="en-US"/>
        </w:rPr>
        <w:t xml:space="preserve">Hint: </w:t>
      </w:r>
      <w:r w:rsidRPr="7449E066" w:rsidR="4BAE9C6B">
        <w:rPr>
          <w:rFonts w:ascii="Arial" w:hAnsi="Arial" w:eastAsia="Arial" w:cs="Arial" w:asciiTheme="minorAscii" w:hAnsiTheme="minorAscii" w:eastAsiaTheme="minorAscii" w:cstheme="minorAscii"/>
          <w:b w:val="0"/>
          <w:bCs w:val="0"/>
          <w:i w:val="1"/>
          <w:iCs w:val="1"/>
          <w:color w:val="000000" w:themeColor="text2" w:themeTint="FF" w:themeShade="FF"/>
          <w:lang w:val="en-US"/>
        </w:rPr>
        <w:t>Example 1:</w:t>
      </w:r>
      <w:r w:rsidRPr="7449E066" w:rsidR="4BAE9C6B">
        <w:rPr>
          <w:rFonts w:ascii="Arial" w:hAnsi="Arial" w:eastAsia="Arial" w:cs="Arial" w:asciiTheme="minorAscii" w:hAnsiTheme="minorAscii" w:eastAsiaTheme="minorAscii" w:cstheme="minorAscii"/>
          <w:color w:val="000000" w:themeColor="text2" w:themeTint="FF" w:themeShade="FF"/>
          <w:lang w:val="en-US"/>
        </w:rPr>
        <w:t xml:space="preserve"> In List 1, four types of malware are chosen. In List 2</w:t>
      </w:r>
      <w:r w:rsidRPr="7449E066" w:rsidR="11E1F85F">
        <w:rPr>
          <w:rFonts w:ascii="Arial" w:hAnsi="Arial" w:eastAsia="Arial" w:cs="Arial" w:asciiTheme="minorAscii" w:hAnsiTheme="minorAscii" w:eastAsiaTheme="minorAscii" w:cstheme="minorAscii"/>
          <w:color w:val="000000" w:themeColor="text2" w:themeTint="FF" w:themeShade="FF"/>
          <w:lang w:val="en-US"/>
        </w:rPr>
        <w:t>,</w:t>
      </w:r>
      <w:r w:rsidRPr="7449E066" w:rsidR="4BAE9C6B">
        <w:rPr>
          <w:rFonts w:ascii="Arial" w:hAnsi="Arial" w:eastAsia="Arial" w:cs="Arial" w:asciiTheme="minorAscii" w:hAnsiTheme="minorAscii" w:eastAsiaTheme="minorAscii" w:cstheme="minorAscii"/>
          <w:color w:val="000000" w:themeColor="text2" w:themeTint="FF" w:themeShade="FF"/>
          <w:lang w:val="en-US"/>
        </w:rPr>
        <w:t xml:space="preserve"> seven properties are listed. Each property can be linked to a single malware type.</w:t>
      </w:r>
      <w:r w:rsidRPr="7449E066" w:rsidR="4BAE9C6B">
        <w:rPr>
          <w:rFonts w:ascii="Arial" w:hAnsi="Arial" w:eastAsia="Arial" w:cs="Arial" w:asciiTheme="minorAscii" w:hAnsiTheme="minorAscii" w:eastAsiaTheme="minorAscii" w:cstheme="minorAscii"/>
          <w:lang w:val="en-US"/>
        </w:rPr>
        <w:t xml:space="preserve"> In the list of malware types, the notice says that malware A must be placed to position I to ensure a single combination of the solution on the left (placing malware types correctly).</w:t>
      </w:r>
    </w:p>
    <w:p w:rsidR="4F48CD76" w:rsidP="7449E066" w:rsidRDefault="4F48CD76" w14:paraId="01B04F06" w14:textId="51AEB791">
      <w:pPr>
        <w:pBdr>
          <w:top w:val="single" w:color="000000" w:sz="4" w:space="4"/>
          <w:left w:val="single" w:color="000000" w:sz="4" w:space="4"/>
          <w:bottom w:val="single" w:color="000000" w:sz="4" w:space="4"/>
          <w:right w:val="single" w:color="000000" w:sz="4" w:space="4"/>
        </w:pBdr>
        <w:spacing w:before="240" w:after="240"/>
        <w:rPr>
          <w:rFonts w:ascii="Arial" w:hAnsi="Arial" w:eastAsia="Arial" w:cs="Arial" w:asciiTheme="minorAscii" w:hAnsiTheme="minorAscii" w:eastAsiaTheme="minorAscii" w:cstheme="minorAscii"/>
          <w:b w:val="1"/>
          <w:bCs w:val="1"/>
          <w:lang w:val="en-US"/>
        </w:rPr>
      </w:pPr>
      <w:r w:rsidRPr="7449E066" w:rsidR="14893B8F">
        <w:rPr>
          <w:rFonts w:ascii="Arial" w:hAnsi="Arial" w:eastAsia="Arial" w:cs="Arial" w:asciiTheme="minorAscii" w:hAnsiTheme="minorAscii" w:eastAsiaTheme="minorAscii" w:cstheme="minorAscii"/>
          <w:b w:val="1"/>
          <w:bCs w:val="1"/>
        </w:rPr>
        <w:t>List 1: Malware types</w:t>
      </w:r>
    </w:p>
    <w:p w:rsidR="4F48CD76" w:rsidP="7449E066" w:rsidRDefault="4F48CD76" w14:paraId="7C30E95C" w14:textId="3CCF1FCE">
      <w:pPr>
        <w:pBdr>
          <w:top w:val="single" w:color="000000" w:sz="4" w:space="4"/>
          <w:left w:val="single" w:color="000000" w:sz="4" w:space="4"/>
          <w:bottom w:val="single" w:color="000000" w:sz="4" w:space="4"/>
          <w:right w:val="single" w:color="000000" w:sz="4" w:space="4"/>
        </w:pBdr>
        <w:spacing w:before="240" w:after="240"/>
        <w:rPr>
          <w:rFonts w:ascii="Arial" w:hAnsi="Arial" w:eastAsia="Arial" w:cs="Arial" w:asciiTheme="minorAscii" w:hAnsiTheme="minorAscii" w:eastAsiaTheme="minorAscii" w:cstheme="minorAscii"/>
          <w:lang w:val="en-US"/>
        </w:rPr>
      </w:pPr>
      <w:r w:rsidRPr="7449E066" w:rsidR="14893B8F">
        <w:rPr>
          <w:rFonts w:ascii="Arial" w:hAnsi="Arial" w:eastAsia="Arial" w:cs="Arial" w:asciiTheme="minorAscii" w:hAnsiTheme="minorAscii" w:eastAsiaTheme="minorAscii" w:cstheme="minorAscii"/>
        </w:rPr>
        <w:t>A – Ransomware</w:t>
      </w:r>
    </w:p>
    <w:p w:rsidR="4F48CD76" w:rsidP="7449E066" w:rsidRDefault="4F48CD76" w14:paraId="00A11028" w14:textId="77D66D86">
      <w:pPr>
        <w:pBdr>
          <w:top w:val="single" w:color="000000" w:sz="4" w:space="4"/>
          <w:left w:val="single" w:color="000000" w:sz="4" w:space="4"/>
          <w:bottom w:val="single" w:color="000000" w:sz="4" w:space="4"/>
          <w:right w:val="single" w:color="000000" w:sz="4" w:space="4"/>
        </w:pBdr>
        <w:spacing w:before="240" w:after="240"/>
        <w:rPr>
          <w:rFonts w:ascii="Arial" w:hAnsi="Arial" w:eastAsia="Arial" w:cs="Arial" w:asciiTheme="minorAscii" w:hAnsiTheme="minorAscii" w:eastAsiaTheme="minorAscii" w:cstheme="minorAscii"/>
          <w:lang w:val="en-US"/>
        </w:rPr>
      </w:pPr>
      <w:r w:rsidRPr="7449E066" w:rsidR="14893B8F">
        <w:rPr>
          <w:rFonts w:ascii="Arial" w:hAnsi="Arial" w:eastAsia="Arial" w:cs="Arial" w:asciiTheme="minorAscii" w:hAnsiTheme="minorAscii" w:eastAsiaTheme="minorAscii" w:cstheme="minorAscii"/>
        </w:rPr>
        <w:t>B – Trojan</w:t>
      </w:r>
    </w:p>
    <w:p w:rsidR="4F48CD76" w:rsidP="7449E066" w:rsidRDefault="4F48CD76" w14:paraId="527CD146" w14:textId="6E46C059">
      <w:pPr>
        <w:pBdr>
          <w:top w:val="single" w:color="000000" w:sz="4" w:space="4"/>
          <w:left w:val="single" w:color="000000" w:sz="4" w:space="4"/>
          <w:bottom w:val="single" w:color="000000" w:sz="4" w:space="4"/>
          <w:right w:val="single" w:color="000000" w:sz="4" w:space="4"/>
        </w:pBdr>
        <w:spacing w:before="240" w:after="240"/>
        <w:rPr>
          <w:rFonts w:ascii="Arial" w:hAnsi="Arial" w:eastAsia="Arial" w:cs="Arial" w:asciiTheme="minorAscii" w:hAnsiTheme="minorAscii" w:eastAsiaTheme="minorAscii" w:cstheme="minorAscii"/>
          <w:lang w:val="en-US"/>
        </w:rPr>
      </w:pPr>
      <w:r w:rsidRPr="7449E066" w:rsidR="14893B8F">
        <w:rPr>
          <w:rFonts w:ascii="Arial" w:hAnsi="Arial" w:eastAsia="Arial" w:cs="Arial" w:asciiTheme="minorAscii" w:hAnsiTheme="minorAscii" w:eastAsiaTheme="minorAscii" w:cstheme="minorAscii"/>
        </w:rPr>
        <w:t>C – Virus</w:t>
      </w:r>
    </w:p>
    <w:p w:rsidR="4F48CD76" w:rsidP="7449E066" w:rsidRDefault="4F48CD76" w14:paraId="2777EBFE" w14:textId="609EFCF3">
      <w:pPr>
        <w:pBdr>
          <w:top w:val="single" w:color="000000" w:sz="4" w:space="4"/>
          <w:left w:val="single" w:color="000000" w:sz="4" w:space="4"/>
          <w:bottom w:val="single" w:color="000000" w:sz="4" w:space="4"/>
          <w:right w:val="single" w:color="000000" w:sz="4" w:space="4"/>
        </w:pBdr>
        <w:spacing w:before="240" w:after="240"/>
        <w:rPr>
          <w:rFonts w:ascii="Arial" w:hAnsi="Arial" w:eastAsia="Arial" w:cs="Arial" w:asciiTheme="minorAscii" w:hAnsiTheme="minorAscii" w:eastAsiaTheme="minorAscii" w:cstheme="minorAscii"/>
          <w:lang w:val="en-US"/>
        </w:rPr>
      </w:pPr>
      <w:r w:rsidRPr="7449E066" w:rsidR="14893B8F">
        <w:rPr>
          <w:rFonts w:ascii="Arial" w:hAnsi="Arial" w:eastAsia="Arial" w:cs="Arial" w:asciiTheme="minorAscii" w:hAnsiTheme="minorAscii" w:eastAsiaTheme="minorAscii" w:cstheme="minorAscii"/>
        </w:rPr>
        <w:t>D – Spyware</w:t>
      </w:r>
    </w:p>
    <w:p w:rsidR="4F48CD76" w:rsidP="7449E066" w:rsidRDefault="4F48CD76" w14:paraId="6530D1EA" w14:textId="509FE9B4">
      <w:pPr>
        <w:pBdr>
          <w:top w:val="single" w:color="000000" w:sz="4" w:space="4"/>
          <w:left w:val="single" w:color="000000" w:sz="4" w:space="4"/>
          <w:bottom w:val="single" w:color="000000" w:sz="4" w:space="4"/>
          <w:right w:val="single" w:color="000000" w:sz="4" w:space="4"/>
        </w:pBdr>
        <w:spacing w:before="240" w:after="240"/>
        <w:rPr>
          <w:rFonts w:ascii="Arial" w:hAnsi="Arial" w:eastAsia="Arial" w:cs="Arial" w:asciiTheme="minorAscii" w:hAnsiTheme="minorAscii" w:eastAsiaTheme="minorAscii" w:cstheme="minorAscii"/>
        </w:rPr>
      </w:pPr>
      <w:r w:rsidRPr="7449E066" w:rsidR="14893B8F">
        <w:rPr>
          <w:rFonts w:ascii="Arial" w:hAnsi="Arial" w:eastAsia="Arial" w:cs="Arial" w:asciiTheme="minorAscii" w:hAnsiTheme="minorAscii" w:eastAsiaTheme="minorAscii" w:cstheme="minorAscii"/>
          <w:b w:val="1"/>
          <w:bCs w:val="1"/>
        </w:rPr>
        <w:t>Notice:</w:t>
      </w:r>
      <w:r w:rsidRPr="7449E066" w:rsidR="14893B8F">
        <w:rPr>
          <w:rFonts w:ascii="Arial" w:hAnsi="Arial" w:eastAsia="Arial" w:cs="Arial" w:asciiTheme="minorAscii" w:hAnsiTheme="minorAscii" w:eastAsiaTheme="minorAscii" w:cstheme="minorAscii"/>
        </w:rPr>
        <w:t xml:space="preserve"> Ransomware resides in location I. The positions V and VI should stay empty.</w:t>
      </w:r>
    </w:p>
    <w:p w:rsidR="3102A1E5" w:rsidP="7449E066" w:rsidRDefault="3102A1E5" w14:paraId="1F9A5DC6" w14:textId="0F51EC17">
      <w:pPr>
        <w:spacing w:before="240" w:after="240"/>
        <w:jc w:val="both"/>
        <w:rPr>
          <w:rFonts w:ascii="Arial" w:hAnsi="Arial" w:eastAsia="Arial" w:cs="Arial" w:asciiTheme="minorAscii" w:hAnsiTheme="minorAscii" w:eastAsiaTheme="minorAscii" w:cstheme="minorAscii"/>
          <w:color w:val="000000" w:themeColor="text2"/>
          <w:lang w:val="en-GB"/>
        </w:rPr>
      </w:pPr>
    </w:p>
    <w:p w:rsidR="4F48CD76" w:rsidP="7449E066" w:rsidRDefault="4F48CD76" w14:paraId="0A19EDB5" w14:textId="57914E24">
      <w:pPr>
        <w:pBdr>
          <w:top w:val="single" w:color="000000" w:sz="4" w:space="4"/>
          <w:left w:val="single" w:color="000000" w:sz="4" w:space="4"/>
          <w:bottom w:val="single" w:color="000000" w:sz="4" w:space="4"/>
          <w:right w:val="single" w:color="000000" w:sz="4" w:space="4"/>
        </w:pBdr>
        <w:spacing w:before="240" w:after="240"/>
        <w:jc w:val="both"/>
        <w:rPr>
          <w:rFonts w:ascii="Arial" w:hAnsi="Arial" w:eastAsia="Arial" w:cs="Arial" w:asciiTheme="minorAscii" w:hAnsiTheme="minorAscii" w:eastAsiaTheme="minorAscii" w:cstheme="minorAscii"/>
          <w:b w:val="1"/>
          <w:bCs w:val="1"/>
          <w:color w:val="000000" w:themeColor="text2"/>
        </w:rPr>
      </w:pPr>
      <w:r w:rsidRPr="7449E066" w:rsidR="14893B8F">
        <w:rPr>
          <w:rFonts w:ascii="Arial" w:hAnsi="Arial" w:eastAsia="Arial" w:cs="Arial" w:asciiTheme="minorAscii" w:hAnsiTheme="minorAscii" w:eastAsiaTheme="minorAscii" w:cstheme="minorAscii"/>
          <w:b w:val="1"/>
          <w:bCs w:val="1"/>
          <w:color w:val="000000" w:themeColor="text2" w:themeTint="FF" w:themeShade="FF"/>
        </w:rPr>
        <w:t>List 2: Malware properties</w:t>
      </w:r>
    </w:p>
    <w:p w:rsidR="4F48CD76" w:rsidP="7449E066" w:rsidRDefault="4F48CD76" w14:paraId="264DC6B5" w14:textId="04A1ACD6">
      <w:pPr>
        <w:pBdr>
          <w:top w:val="single" w:color="000000" w:sz="4" w:space="4"/>
          <w:left w:val="single" w:color="000000" w:sz="4" w:space="4"/>
          <w:bottom w:val="single" w:color="000000" w:sz="4" w:space="4"/>
          <w:right w:val="single" w:color="000000" w:sz="4" w:space="4"/>
        </w:pBdr>
        <w:spacing w:before="240" w:after="240"/>
        <w:jc w:val="both"/>
        <w:rPr>
          <w:rFonts w:ascii="Arial" w:hAnsi="Arial" w:eastAsia="Arial" w:cs="Arial" w:asciiTheme="minorAscii" w:hAnsiTheme="minorAscii" w:eastAsiaTheme="minorAscii" w:cstheme="minorAscii"/>
          <w:color w:val="000000" w:themeColor="text2"/>
        </w:rPr>
      </w:pPr>
      <w:r w:rsidRPr="7449E066" w:rsidR="14893B8F">
        <w:rPr>
          <w:rFonts w:ascii="Arial" w:hAnsi="Arial" w:eastAsia="Arial" w:cs="Arial" w:asciiTheme="minorAscii" w:hAnsiTheme="minorAscii" w:eastAsiaTheme="minorAscii" w:cstheme="minorAscii"/>
          <w:color w:val="000000" w:themeColor="text2" w:themeTint="FF" w:themeShade="FF"/>
        </w:rPr>
        <w:t>1 - pretends to be a legitimate software</w:t>
      </w:r>
    </w:p>
    <w:p w:rsidR="4F48CD76" w:rsidP="7449E066" w:rsidRDefault="4F48CD76" w14:paraId="62D87D33" w14:textId="6466F7A4">
      <w:pPr>
        <w:pBdr>
          <w:top w:val="single" w:color="000000" w:sz="4" w:space="4"/>
          <w:left w:val="single" w:color="000000" w:sz="4" w:space="4"/>
          <w:bottom w:val="single" w:color="000000" w:sz="4" w:space="4"/>
          <w:right w:val="single" w:color="000000" w:sz="4" w:space="4"/>
        </w:pBdr>
        <w:spacing w:before="240" w:after="240"/>
        <w:jc w:val="both"/>
        <w:rPr>
          <w:rFonts w:ascii="Arial" w:hAnsi="Arial" w:eastAsia="Arial" w:cs="Arial" w:asciiTheme="minorAscii" w:hAnsiTheme="minorAscii" w:eastAsiaTheme="minorAscii" w:cstheme="minorAscii"/>
          <w:color w:val="000000" w:themeColor="text2"/>
        </w:rPr>
      </w:pPr>
      <w:r w:rsidRPr="7449E066" w:rsidR="14893B8F">
        <w:rPr>
          <w:rFonts w:ascii="Arial" w:hAnsi="Arial" w:eastAsia="Arial" w:cs="Arial" w:asciiTheme="minorAscii" w:hAnsiTheme="minorAscii" w:eastAsiaTheme="minorAscii" w:cstheme="minorAscii"/>
          <w:color w:val="000000" w:themeColor="text2" w:themeTint="FF" w:themeShade="FF"/>
        </w:rPr>
        <w:t>2 - collects sensitive or private data</w:t>
      </w:r>
    </w:p>
    <w:p w:rsidR="4F48CD76" w:rsidP="7449E066" w:rsidRDefault="4F48CD76" w14:paraId="0A6CF914" w14:textId="458BBA55">
      <w:pPr>
        <w:pBdr>
          <w:top w:val="single" w:color="000000" w:sz="4" w:space="4"/>
          <w:left w:val="single" w:color="000000" w:sz="4" w:space="4"/>
          <w:bottom w:val="single" w:color="000000" w:sz="4" w:space="4"/>
          <w:right w:val="single" w:color="000000" w:sz="4" w:space="4"/>
        </w:pBdr>
        <w:spacing w:before="240" w:after="240"/>
        <w:jc w:val="both"/>
        <w:rPr>
          <w:rFonts w:ascii="Arial" w:hAnsi="Arial" w:eastAsia="Arial" w:cs="Arial" w:asciiTheme="minorAscii" w:hAnsiTheme="minorAscii" w:eastAsiaTheme="minorAscii" w:cstheme="minorAscii"/>
          <w:color w:val="000000" w:themeColor="text2"/>
        </w:rPr>
      </w:pPr>
      <w:r w:rsidRPr="7449E066" w:rsidR="14893B8F">
        <w:rPr>
          <w:rFonts w:ascii="Arial" w:hAnsi="Arial" w:eastAsia="Arial" w:cs="Arial" w:asciiTheme="minorAscii" w:hAnsiTheme="minorAscii" w:eastAsiaTheme="minorAscii" w:cstheme="minorAscii"/>
          <w:color w:val="000000" w:themeColor="text2" w:themeTint="FF" w:themeShade="FF"/>
        </w:rPr>
        <w:t>3 - replicates itself and attaches to files</w:t>
      </w:r>
    </w:p>
    <w:p w:rsidR="4F48CD76" w:rsidP="7449E066" w:rsidRDefault="4F48CD76" w14:paraId="2020B111" w14:textId="70E98E7D">
      <w:pPr>
        <w:pBdr>
          <w:top w:val="single" w:color="000000" w:sz="4" w:space="4"/>
          <w:left w:val="single" w:color="000000" w:sz="4" w:space="4"/>
          <w:bottom w:val="single" w:color="000000" w:sz="4" w:space="4"/>
          <w:right w:val="single" w:color="000000" w:sz="4" w:space="4"/>
        </w:pBdr>
        <w:spacing w:before="240" w:after="240"/>
        <w:jc w:val="both"/>
        <w:rPr>
          <w:rFonts w:ascii="Arial" w:hAnsi="Arial" w:eastAsia="Arial" w:cs="Arial" w:asciiTheme="minorAscii" w:hAnsiTheme="minorAscii" w:eastAsiaTheme="minorAscii" w:cstheme="minorAscii"/>
          <w:color w:val="000000" w:themeColor="text2"/>
        </w:rPr>
      </w:pPr>
      <w:r w:rsidRPr="7449E066" w:rsidR="14893B8F">
        <w:rPr>
          <w:rFonts w:ascii="Arial" w:hAnsi="Arial" w:eastAsia="Arial" w:cs="Arial" w:asciiTheme="minorAscii" w:hAnsiTheme="minorAscii" w:eastAsiaTheme="minorAscii" w:cstheme="minorAscii"/>
          <w:color w:val="000000" w:themeColor="text2" w:themeTint="FF" w:themeShade="FF"/>
        </w:rPr>
        <w:t>4 - monitors the user's behaviour online</w:t>
      </w:r>
    </w:p>
    <w:p w:rsidR="4F48CD76" w:rsidP="7449E066" w:rsidRDefault="4F48CD76" w14:paraId="50B02935" w14:textId="0793BEA8">
      <w:pPr>
        <w:pBdr>
          <w:top w:val="single" w:color="000000" w:sz="4" w:space="4"/>
          <w:left w:val="single" w:color="000000" w:sz="4" w:space="4"/>
          <w:bottom w:val="single" w:color="000000" w:sz="4" w:space="4"/>
          <w:right w:val="single" w:color="000000" w:sz="4" w:space="4"/>
        </w:pBdr>
        <w:spacing w:before="240" w:after="240"/>
        <w:jc w:val="both"/>
        <w:rPr>
          <w:rFonts w:ascii="Arial" w:hAnsi="Arial" w:eastAsia="Arial" w:cs="Arial" w:asciiTheme="minorAscii" w:hAnsiTheme="minorAscii" w:eastAsiaTheme="minorAscii" w:cstheme="minorAscii"/>
          <w:color w:val="000000" w:themeColor="text2"/>
        </w:rPr>
      </w:pPr>
      <w:r w:rsidRPr="7449E066" w:rsidR="14893B8F">
        <w:rPr>
          <w:rFonts w:ascii="Arial" w:hAnsi="Arial" w:eastAsia="Arial" w:cs="Arial" w:asciiTheme="minorAscii" w:hAnsiTheme="minorAscii" w:eastAsiaTheme="minorAscii" w:cstheme="minorAscii"/>
          <w:color w:val="000000" w:themeColor="text2" w:themeTint="FF" w:themeShade="FF"/>
        </w:rPr>
        <w:t>5 - locks or deletes files</w:t>
      </w:r>
    </w:p>
    <w:p w:rsidR="4F48CD76" w:rsidP="7449E066" w:rsidRDefault="4F48CD76" w14:paraId="5410F033" w14:textId="1D813938">
      <w:pPr>
        <w:pBdr>
          <w:top w:val="single" w:color="000000" w:sz="4" w:space="4"/>
          <w:left w:val="single" w:color="000000" w:sz="4" w:space="4"/>
          <w:bottom w:val="single" w:color="000000" w:sz="4" w:space="4"/>
          <w:right w:val="single" w:color="000000" w:sz="4" w:space="4"/>
        </w:pBdr>
        <w:spacing w:before="240" w:after="240"/>
        <w:jc w:val="both"/>
        <w:rPr>
          <w:rFonts w:ascii="Arial" w:hAnsi="Arial" w:eastAsia="Arial" w:cs="Arial" w:asciiTheme="minorAscii" w:hAnsiTheme="minorAscii" w:eastAsiaTheme="minorAscii" w:cstheme="minorAscii"/>
          <w:color w:val="000000" w:themeColor="text2"/>
        </w:rPr>
      </w:pPr>
      <w:r w:rsidRPr="7449E066" w:rsidR="14893B8F">
        <w:rPr>
          <w:rFonts w:ascii="Arial" w:hAnsi="Arial" w:eastAsia="Arial" w:cs="Arial" w:asciiTheme="minorAscii" w:hAnsiTheme="minorAscii" w:eastAsiaTheme="minorAscii" w:cstheme="minorAscii"/>
          <w:color w:val="000000" w:themeColor="text2" w:themeTint="FF" w:themeShade="FF"/>
        </w:rPr>
        <w:t>6 - is delivered by Trojans</w:t>
      </w:r>
    </w:p>
    <w:p w:rsidR="4F48CD76" w:rsidP="7449E066" w:rsidRDefault="4F48CD76" w14:paraId="479A0906" w14:textId="05E8FBE0">
      <w:pPr>
        <w:pBdr>
          <w:top w:val="single" w:color="000000" w:sz="4" w:space="4"/>
          <w:left w:val="single" w:color="000000" w:sz="4" w:space="4"/>
          <w:bottom w:val="single" w:color="000000" w:sz="4" w:space="4"/>
          <w:right w:val="single" w:color="000000" w:sz="4" w:space="4"/>
        </w:pBdr>
        <w:spacing w:before="240" w:after="240"/>
        <w:jc w:val="both"/>
        <w:rPr>
          <w:rFonts w:ascii="Arial" w:hAnsi="Arial" w:eastAsia="Arial" w:cs="Arial" w:asciiTheme="minorAscii" w:hAnsiTheme="minorAscii" w:eastAsiaTheme="minorAscii" w:cstheme="minorAscii"/>
          <w:color w:val="000000" w:themeColor="text2"/>
        </w:rPr>
      </w:pPr>
      <w:r w:rsidRPr="7449E066" w:rsidR="14893B8F">
        <w:rPr>
          <w:rFonts w:ascii="Arial" w:hAnsi="Arial" w:eastAsia="Arial" w:cs="Arial" w:asciiTheme="minorAscii" w:hAnsiTheme="minorAscii" w:eastAsiaTheme="minorAscii" w:cstheme="minorAscii"/>
          <w:color w:val="000000" w:themeColor="text2" w:themeTint="FF" w:themeShade="FF"/>
        </w:rPr>
        <w:t>7 - needs a host for activation and transfer</w:t>
      </w:r>
    </w:p>
    <w:p w:rsidR="217E0912" w:rsidP="7449E066" w:rsidRDefault="217E0912" w14:paraId="07BBCF09" w14:textId="49B1B77A">
      <w:pPr>
        <w:jc w:val="both"/>
        <w:rPr>
          <w:rFonts w:ascii="Arial" w:hAnsi="Arial" w:eastAsia="Arial" w:cs="Arial" w:asciiTheme="minorAscii" w:hAnsiTheme="minorAscii" w:eastAsiaTheme="minorAscii" w:cstheme="minorAscii"/>
          <w:color w:val="000000" w:themeColor="text2"/>
          <w:lang w:val="en-US"/>
        </w:rPr>
      </w:pPr>
      <w:r w:rsidRPr="7449E066" w:rsidR="0CE58139">
        <w:rPr>
          <w:rFonts w:ascii="Arial" w:hAnsi="Arial" w:eastAsia="Arial" w:cs="Arial" w:asciiTheme="minorAscii" w:hAnsiTheme="minorAscii" w:eastAsiaTheme="minorAscii" w:cstheme="minorAscii"/>
          <w:color w:val="000000" w:themeColor="text2" w:themeTint="FF" w:themeShade="FF"/>
          <w:lang w:val="en-US"/>
        </w:rPr>
        <w:t>The solution to this example can be found in the image below. Properties on the right should be linked correctly, but they can have different locations, e.g. 3 and 7 can be swapped, because they link to the same type of malware. To ensure the unique solution on the right an additional requirement could be added: if linked to the same malware type, properties must be ordered (top-down) in an increasing order by their identifier in the list (in the figure D is linked to 2-4-6, but not 4-6-2 as they are ordered).</w:t>
      </w:r>
    </w:p>
    <w:p w:rsidR="217E0912" w:rsidP="7449E066" w:rsidRDefault="217E0912" w14:paraId="105A4A9A" w14:textId="29BA14F1">
      <w:pPr>
        <w:shd w:val="clear" w:color="auto" w:fill="F2F2F2" w:themeFill="background2" w:themeFillShade="F2"/>
        <w:spacing w:before="240" w:after="240"/>
        <w:jc w:val="center"/>
        <w:rPr>
          <w:rFonts w:ascii="Arial" w:hAnsi="Arial" w:eastAsia="Arial" w:cs="Arial" w:asciiTheme="minorAscii" w:hAnsiTheme="minorAscii" w:eastAsiaTheme="minorAscii" w:cstheme="minorAscii"/>
          <w:color w:val="000000" w:themeColor="text2"/>
          <w:lang w:val="en-GB"/>
        </w:rPr>
      </w:pPr>
      <w:r w:rsidR="0CE58139">
        <w:drawing>
          <wp:inline wp14:editId="0BE6383A" wp14:anchorId="5F530CA7">
            <wp:extent cx="2352675" cy="3332093"/>
            <wp:effectExtent l="0" t="0" r="0" b="0"/>
            <wp:docPr id="20173853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65237568" name="Picture 1165237568"/>
                    <pic:cNvPicPr/>
                  </pic:nvPicPr>
                  <pic:blipFill>
                    <a:blip xmlns:r="http://schemas.openxmlformats.org/officeDocument/2006/relationships" r:embed="rId10">
                      <a:extLst>
                        <a:ext uri="{28A0092B-C50C-407E-A947-70E740481C1C}">
                          <a14:useLocalDpi xmlns:a14="http://schemas.microsoft.com/office/drawing/2010/main"/>
                        </a:ext>
                      </a:extLst>
                    </a:blip>
                    <a:stretch>
                      <a:fillRect/>
                    </a:stretch>
                  </pic:blipFill>
                  <pic:spPr>
                    <a:xfrm>
                      <a:off x="0" y="0"/>
                      <a:ext cx="2352675" cy="3332093"/>
                    </a:xfrm>
                    <a:prstGeom prst="rect">
                      <a:avLst/>
                    </a:prstGeom>
                  </pic:spPr>
                </pic:pic>
              </a:graphicData>
            </a:graphic>
          </wp:inline>
        </w:drawing>
      </w:r>
    </w:p>
    <w:p w:rsidR="0345AE7F" w:rsidP="7449E066" w:rsidRDefault="4FBEE7B2" w14:paraId="145329F3" w14:textId="1BA9D835">
      <w:pPr>
        <w:spacing w:before="240" w:after="240"/>
        <w:rPr>
          <w:rFonts w:ascii="Arial" w:hAnsi="Arial" w:eastAsia="Arial" w:cs="Arial" w:asciiTheme="minorAscii" w:hAnsiTheme="minorAscii" w:eastAsiaTheme="minorAscii" w:cstheme="minorAscii"/>
          <w:b w:val="0"/>
          <w:bCs w:val="0"/>
          <w:lang w:val="en-GB"/>
        </w:rPr>
      </w:pPr>
      <w:r w:rsidRPr="7449E066" w:rsidR="6070A1EF">
        <w:rPr>
          <w:rFonts w:ascii="Arial" w:hAnsi="Arial" w:eastAsia="Arial" w:cs="Arial" w:asciiTheme="minorAscii" w:hAnsiTheme="minorAscii" w:eastAsiaTheme="minorAscii" w:cstheme="minorAscii"/>
          <w:b w:val="0"/>
          <w:bCs w:val="0"/>
          <w:i w:val="1"/>
          <w:iCs w:val="1"/>
          <w:lang w:val="en-US"/>
        </w:rPr>
        <w:t xml:space="preserve">How to play: </w:t>
      </w:r>
    </w:p>
    <w:p w:rsidR="0345AE7F" w:rsidP="7449E066" w:rsidRDefault="4FBEE7B2" w14:paraId="2143F194" w14:textId="0A14E36F">
      <w:pPr>
        <w:spacing w:before="240" w:after="240"/>
        <w:jc w:val="both"/>
        <w:rPr>
          <w:rFonts w:ascii="Arial" w:hAnsi="Arial" w:eastAsia="Arial" w:cs="Arial" w:asciiTheme="minorAscii" w:hAnsiTheme="minorAscii" w:eastAsiaTheme="minorAscii" w:cstheme="minorAscii"/>
          <w:color w:val="000000" w:themeColor="text2"/>
          <w:lang w:val="en-GB"/>
        </w:rPr>
      </w:pPr>
      <w:r w:rsidRPr="7449E066" w:rsidR="44D0D1BE">
        <w:rPr>
          <w:rFonts w:ascii="Arial" w:hAnsi="Arial" w:eastAsia="Arial" w:cs="Arial" w:asciiTheme="minorAscii" w:hAnsiTheme="minorAscii" w:eastAsiaTheme="minorAscii" w:cstheme="minorAscii"/>
          <w:lang w:val="en-US"/>
        </w:rPr>
        <w:t xml:space="preserve">Divide the students into groups of 3-4 and ask each group to sit on </w:t>
      </w:r>
      <w:r w:rsidRPr="7449E066" w:rsidR="097A1F26">
        <w:rPr>
          <w:rFonts w:ascii="Arial" w:hAnsi="Arial" w:eastAsia="Arial" w:cs="Arial" w:asciiTheme="minorAscii" w:hAnsiTheme="minorAscii" w:eastAsiaTheme="minorAscii" w:cstheme="minorAscii"/>
          <w:lang w:val="en-US"/>
        </w:rPr>
        <w:t>a separate</w:t>
      </w:r>
      <w:r w:rsidRPr="7449E066" w:rsidR="44D0D1BE">
        <w:rPr>
          <w:rFonts w:ascii="Arial" w:hAnsi="Arial" w:eastAsia="Arial" w:cs="Arial" w:asciiTheme="minorAscii" w:hAnsiTheme="minorAscii" w:eastAsiaTheme="minorAscii" w:cstheme="minorAscii"/>
          <w:lang w:val="en-US"/>
        </w:rPr>
        <w:t xml:space="preserve"> table.</w:t>
      </w:r>
      <w:r w:rsidRPr="7449E066" w:rsidR="44D0D1BE">
        <w:rPr>
          <w:rFonts w:ascii="Arial" w:hAnsi="Arial" w:eastAsia="Arial" w:cs="Arial" w:asciiTheme="minorAscii" w:hAnsiTheme="minorAscii" w:eastAsiaTheme="minorAscii" w:cstheme="minorAscii"/>
          <w:lang w:val="en-US"/>
        </w:rPr>
        <w:t xml:space="preserve"> Distrib</w:t>
      </w:r>
      <w:r w:rsidRPr="7449E066" w:rsidR="62E19771">
        <w:rPr>
          <w:rFonts w:ascii="Arial" w:hAnsi="Arial" w:eastAsia="Arial" w:cs="Arial" w:asciiTheme="minorAscii" w:hAnsiTheme="minorAscii" w:eastAsiaTheme="minorAscii" w:cstheme="minorAscii"/>
          <w:lang w:val="en-US"/>
        </w:rPr>
        <w:t xml:space="preserve">ute one </w:t>
      </w:r>
      <w:r w:rsidRPr="7449E066" w:rsidR="62E19771">
        <w:rPr>
          <w:rFonts w:ascii="Arial" w:hAnsi="Arial" w:eastAsia="Arial" w:cs="Arial" w:asciiTheme="minorAscii" w:hAnsiTheme="minorAscii" w:eastAsiaTheme="minorAscii" w:cstheme="minorAscii"/>
          <w:b w:val="0"/>
          <w:bCs w:val="0"/>
          <w:lang w:val="en-US"/>
        </w:rPr>
        <w:t>6.2.2 Set of coins</w:t>
      </w:r>
      <w:r w:rsidRPr="7449E066" w:rsidR="62E19771">
        <w:rPr>
          <w:rFonts w:ascii="Arial" w:hAnsi="Arial" w:eastAsia="Arial" w:cs="Arial" w:asciiTheme="minorAscii" w:hAnsiTheme="minorAscii" w:eastAsiaTheme="minorAscii" w:cstheme="minorAscii"/>
          <w:b w:val="0"/>
          <w:bCs w:val="0"/>
          <w:lang w:val="en-US"/>
        </w:rPr>
        <w:t xml:space="preserve"> and one </w:t>
      </w:r>
      <w:r w:rsidRPr="7449E066" w:rsidR="62E19771">
        <w:rPr>
          <w:rFonts w:ascii="Arial" w:hAnsi="Arial" w:eastAsia="Arial" w:cs="Arial" w:asciiTheme="minorAscii" w:hAnsiTheme="minorAscii" w:eastAsiaTheme="minorAscii" w:cstheme="minorAscii"/>
          <w:b w:val="0"/>
          <w:bCs w:val="0"/>
          <w:lang w:val="en-US"/>
        </w:rPr>
        <w:t xml:space="preserve">6.2.3 Knot </w:t>
      </w:r>
      <w:r w:rsidRPr="7449E066" w:rsidR="420F59BA">
        <w:rPr>
          <w:rFonts w:ascii="Arial" w:hAnsi="Arial" w:eastAsia="Arial" w:cs="Arial" w:asciiTheme="minorAscii" w:hAnsiTheme="minorAscii" w:eastAsiaTheme="minorAscii" w:cstheme="minorAscii"/>
          <w:b w:val="0"/>
          <w:bCs w:val="0"/>
          <w:lang w:val="en-US"/>
        </w:rPr>
        <w:t>the T</w:t>
      </w:r>
      <w:r w:rsidRPr="7449E066" w:rsidR="62E19771">
        <w:rPr>
          <w:rFonts w:ascii="Arial" w:hAnsi="Arial" w:eastAsia="Arial" w:cs="Arial" w:asciiTheme="minorAscii" w:hAnsiTheme="minorAscii" w:eastAsiaTheme="minorAscii" w:cstheme="minorAscii"/>
          <w:b w:val="0"/>
          <w:bCs w:val="0"/>
          <w:lang w:val="en-US"/>
        </w:rPr>
        <w:t>ies board</w:t>
      </w:r>
      <w:r w:rsidRPr="7449E066" w:rsidR="62E19771">
        <w:rPr>
          <w:rFonts w:ascii="Arial" w:hAnsi="Arial" w:eastAsia="Arial" w:cs="Arial" w:asciiTheme="minorAscii" w:hAnsiTheme="minorAscii" w:eastAsiaTheme="minorAscii" w:cstheme="minorAscii"/>
          <w:b w:val="1"/>
          <w:bCs w:val="1"/>
          <w:lang w:val="en-US"/>
        </w:rPr>
        <w:t xml:space="preserve"> </w:t>
      </w:r>
      <w:r w:rsidRPr="7449E066" w:rsidR="62E19771">
        <w:rPr>
          <w:rFonts w:ascii="Arial" w:hAnsi="Arial" w:eastAsia="Arial" w:cs="Arial" w:asciiTheme="minorAscii" w:hAnsiTheme="minorAscii" w:eastAsiaTheme="minorAscii" w:cstheme="minorAscii"/>
          <w:lang w:val="en-US"/>
        </w:rPr>
        <w:t>to each group.</w:t>
      </w:r>
      <w:r w:rsidRPr="7449E066" w:rsidR="50BEFEC5">
        <w:rPr>
          <w:rFonts w:ascii="Arial" w:hAnsi="Arial" w:eastAsia="Arial" w:cs="Arial" w:asciiTheme="minorAscii" w:hAnsiTheme="minorAscii" w:eastAsiaTheme="minorAscii" w:cstheme="minorAscii"/>
          <w:lang w:val="en-US"/>
        </w:rPr>
        <w:t xml:space="preserve"> If this is the first time the teacher </w:t>
      </w:r>
      <w:r w:rsidRPr="7449E066" w:rsidR="50BEFEC5">
        <w:rPr>
          <w:rFonts w:ascii="Arial" w:hAnsi="Arial" w:eastAsia="Arial" w:cs="Arial" w:asciiTheme="minorAscii" w:hAnsiTheme="minorAscii" w:eastAsiaTheme="minorAscii" w:cstheme="minorAscii"/>
          <w:lang w:val="en-US"/>
        </w:rPr>
        <w:t>organises</w:t>
      </w:r>
      <w:r w:rsidRPr="7449E066" w:rsidR="50BEFEC5">
        <w:rPr>
          <w:rFonts w:ascii="Arial" w:hAnsi="Arial" w:eastAsia="Arial" w:cs="Arial" w:asciiTheme="minorAscii" w:hAnsiTheme="minorAscii" w:eastAsiaTheme="minorAscii" w:cstheme="minorAscii"/>
          <w:lang w:val="en-US"/>
        </w:rPr>
        <w:t xml:space="preserve"> the game, students can be given the task to cut the coins out. In later iteratio</w:t>
      </w:r>
      <w:r w:rsidRPr="7449E066" w:rsidR="038B2C96">
        <w:rPr>
          <w:rFonts w:ascii="Arial" w:hAnsi="Arial" w:eastAsia="Arial" w:cs="Arial" w:asciiTheme="minorAscii" w:hAnsiTheme="minorAscii" w:eastAsiaTheme="minorAscii" w:cstheme="minorAscii"/>
          <w:lang w:val="en-US"/>
        </w:rPr>
        <w:t>n</w:t>
      </w:r>
      <w:r w:rsidRPr="7449E066" w:rsidR="50BEFEC5">
        <w:rPr>
          <w:rFonts w:ascii="Arial" w:hAnsi="Arial" w:eastAsia="Arial" w:cs="Arial" w:asciiTheme="minorAscii" w:hAnsiTheme="minorAscii" w:eastAsiaTheme="minorAscii" w:cstheme="minorAscii"/>
          <w:lang w:val="en-US"/>
        </w:rPr>
        <w:t>s, the same sets of coins can be used.</w:t>
      </w:r>
    </w:p>
    <w:p w:rsidR="0345AE7F" w:rsidP="7449E066" w:rsidRDefault="4FBEE7B2" w14:paraId="25D62A54" w14:textId="1E07CE77">
      <w:pPr>
        <w:spacing w:before="240" w:after="240"/>
        <w:jc w:val="both"/>
        <w:rPr>
          <w:rFonts w:ascii="Arial" w:hAnsi="Arial" w:eastAsia="Arial" w:cs="Arial" w:asciiTheme="minorAscii" w:hAnsiTheme="minorAscii" w:eastAsiaTheme="minorAscii" w:cstheme="minorAscii"/>
          <w:color w:val="000000" w:themeColor="text2"/>
          <w:lang w:val="en-GB"/>
        </w:rPr>
      </w:pPr>
      <w:r w:rsidRPr="7449E066" w:rsidR="44D0D1BE">
        <w:rPr>
          <w:rFonts w:ascii="Arial" w:hAnsi="Arial" w:eastAsia="Arial" w:cs="Arial" w:asciiTheme="minorAscii" w:hAnsiTheme="minorAscii" w:eastAsiaTheme="minorAscii" w:cstheme="minorAscii"/>
          <w:lang w:val="en-US"/>
        </w:rPr>
        <w:t>Explain to the class that</w:t>
      </w:r>
      <w:r w:rsidRPr="7449E066" w:rsidR="7E27739D">
        <w:rPr>
          <w:rFonts w:ascii="Arial" w:hAnsi="Arial" w:eastAsia="Arial" w:cs="Arial" w:asciiTheme="minorAscii" w:hAnsiTheme="minorAscii" w:eastAsiaTheme="minorAscii" w:cstheme="minorAscii"/>
          <w:color w:val="000000" w:themeColor="text2" w:themeTint="FF" w:themeShade="FF"/>
          <w:lang w:val="en-GB"/>
        </w:rPr>
        <w:t xml:space="preserve"> they will play the table game </w:t>
      </w:r>
      <w:r w:rsidRPr="7449E066" w:rsidR="7E27739D">
        <w:rPr>
          <w:rFonts w:ascii="Arial" w:hAnsi="Arial" w:eastAsia="Arial" w:cs="Arial" w:asciiTheme="minorAscii" w:hAnsiTheme="minorAscii" w:eastAsiaTheme="minorAscii" w:cstheme="minorAscii"/>
          <w:i w:val="1"/>
          <w:iCs w:val="1"/>
          <w:color w:val="000000" w:themeColor="text2" w:themeTint="FF" w:themeShade="FF"/>
          <w:lang w:val="en-GB"/>
        </w:rPr>
        <w:t>Tie the Knots</w:t>
      </w:r>
      <w:r w:rsidRPr="7449E066" w:rsidR="7E27739D">
        <w:rPr>
          <w:rFonts w:ascii="Arial" w:hAnsi="Arial" w:eastAsia="Arial" w:cs="Arial" w:asciiTheme="minorAscii" w:hAnsiTheme="minorAscii" w:eastAsiaTheme="minorAscii" w:cstheme="minorAscii"/>
          <w:color w:val="000000" w:themeColor="text2" w:themeTint="FF" w:themeShade="FF"/>
          <w:lang w:val="en-GB"/>
        </w:rPr>
        <w:t xml:space="preserve">. </w:t>
      </w:r>
      <w:r w:rsidRPr="7449E066" w:rsidR="5E19A07F">
        <w:rPr>
          <w:rFonts w:ascii="Arial" w:hAnsi="Arial" w:eastAsia="Arial" w:cs="Arial" w:asciiTheme="minorAscii" w:hAnsiTheme="minorAscii" w:eastAsiaTheme="minorAscii" w:cstheme="minorAscii"/>
          <w:color w:val="000000" w:themeColor="text2" w:themeTint="FF" w:themeShade="FF"/>
          <w:lang w:val="en-GB"/>
        </w:rPr>
        <w:t xml:space="preserve">The students should </w:t>
      </w:r>
      <w:r w:rsidRPr="7449E066" w:rsidR="58B9CC8A">
        <w:rPr>
          <w:rFonts w:ascii="Arial" w:hAnsi="Arial" w:eastAsia="Arial" w:cs="Arial" w:asciiTheme="minorAscii" w:hAnsiTheme="minorAscii" w:eastAsiaTheme="minorAscii" w:cstheme="minorAscii"/>
          <w:color w:val="000000" w:themeColor="text2" w:themeTint="FF" w:themeShade="FF"/>
          <w:lang w:val="en-GB"/>
        </w:rPr>
        <w:t>use</w:t>
      </w:r>
      <w:r w:rsidRPr="7449E066" w:rsidR="5E19A07F">
        <w:rPr>
          <w:rFonts w:ascii="Arial" w:hAnsi="Arial" w:eastAsia="Arial" w:cs="Arial" w:asciiTheme="minorAscii" w:hAnsiTheme="minorAscii" w:eastAsiaTheme="minorAscii" w:cstheme="minorAscii"/>
          <w:color w:val="000000" w:themeColor="text2" w:themeTint="FF" w:themeShade="FF"/>
          <w:lang w:val="en-GB"/>
        </w:rPr>
        <w:t xml:space="preserve"> the coins A-F </w:t>
      </w:r>
      <w:r w:rsidRPr="7449E066" w:rsidR="5830DCD0">
        <w:rPr>
          <w:rFonts w:ascii="Arial" w:hAnsi="Arial" w:eastAsia="Arial" w:cs="Arial" w:asciiTheme="minorAscii" w:hAnsiTheme="minorAscii" w:eastAsiaTheme="minorAscii" w:cstheme="minorAscii"/>
          <w:color w:val="000000" w:themeColor="text2" w:themeTint="FF" w:themeShade="FF"/>
          <w:lang w:val="en-GB"/>
        </w:rPr>
        <w:t>from the schema</w:t>
      </w:r>
      <w:r w:rsidRPr="7449E066" w:rsidR="5830DCD0">
        <w:rPr>
          <w:rFonts w:ascii="Arial" w:hAnsi="Arial" w:eastAsia="Arial" w:cs="Arial" w:asciiTheme="minorAscii" w:hAnsiTheme="minorAscii" w:eastAsiaTheme="minorAscii" w:cstheme="minorAscii"/>
          <w:b w:val="0"/>
          <w:bCs w:val="0"/>
          <w:color w:val="000000" w:themeColor="text2" w:themeTint="FF" w:themeShade="FF"/>
          <w:lang w:val="en-GB"/>
        </w:rPr>
        <w:t xml:space="preserve"> </w:t>
      </w:r>
      <w:r w:rsidRPr="7449E066" w:rsidR="5830DCD0">
        <w:rPr>
          <w:rFonts w:ascii="Arial" w:hAnsi="Arial" w:eastAsia="Arial" w:cs="Arial" w:asciiTheme="minorAscii" w:hAnsiTheme="minorAscii" w:eastAsiaTheme="minorAscii" w:cstheme="minorAscii"/>
          <w:b w:val="0"/>
          <w:bCs w:val="0"/>
          <w:lang w:val="en-US"/>
        </w:rPr>
        <w:t>6.2.2 Set of coins</w:t>
      </w:r>
      <w:r w:rsidRPr="7449E066" w:rsidR="2153CB2B">
        <w:rPr>
          <w:rFonts w:ascii="Arial" w:hAnsi="Arial" w:eastAsia="Arial" w:cs="Arial" w:asciiTheme="minorAscii" w:hAnsiTheme="minorAscii" w:eastAsiaTheme="minorAscii" w:cstheme="minorAscii"/>
          <w:b w:val="0"/>
          <w:bCs w:val="0"/>
          <w:lang w:val="en-US"/>
        </w:rPr>
        <w:t xml:space="preserve">. </w:t>
      </w:r>
      <w:r w:rsidRPr="7449E066" w:rsidR="2153CB2B">
        <w:rPr>
          <w:rFonts w:ascii="Arial" w:hAnsi="Arial" w:eastAsia="Arial" w:cs="Arial" w:asciiTheme="minorAscii" w:hAnsiTheme="minorAscii" w:eastAsiaTheme="minorAscii" w:cstheme="minorAscii"/>
          <w:lang w:val="en-US"/>
        </w:rPr>
        <w:t xml:space="preserve">Using </w:t>
      </w:r>
      <w:r w:rsidRPr="7449E066" w:rsidR="2153CB2B">
        <w:rPr>
          <w:rFonts w:ascii="Arial" w:hAnsi="Arial" w:eastAsia="Arial" w:cs="Arial" w:asciiTheme="minorAscii" w:hAnsiTheme="minorAscii" w:eastAsiaTheme="minorAscii" w:cstheme="minorAscii"/>
          <w:b w:val="0"/>
          <w:bCs w:val="0"/>
          <w:i w:val="1"/>
          <w:iCs w:val="1"/>
          <w:lang w:val="en-US"/>
        </w:rPr>
        <w:t xml:space="preserve">List 1 - </w:t>
      </w:r>
      <w:r w:rsidRPr="7449E066" w:rsidR="5830DCD0">
        <w:rPr>
          <w:rFonts w:ascii="Arial" w:hAnsi="Arial" w:eastAsia="Arial" w:cs="Arial" w:asciiTheme="minorAscii" w:hAnsiTheme="minorAscii" w:eastAsiaTheme="minorAscii" w:cstheme="minorAscii"/>
          <w:b w:val="0"/>
          <w:bCs w:val="0"/>
          <w:i w:val="1"/>
          <w:iCs w:val="1"/>
          <w:color w:val="000000" w:themeColor="text2" w:themeTint="FF" w:themeShade="FF"/>
          <w:lang w:val="en-GB"/>
        </w:rPr>
        <w:t xml:space="preserve"> </w:t>
      </w:r>
      <w:r w:rsidRPr="7449E066" w:rsidR="4B368074">
        <w:rPr>
          <w:rFonts w:ascii="Arial" w:hAnsi="Arial" w:eastAsia="Arial" w:cs="Arial" w:asciiTheme="minorAscii" w:hAnsiTheme="minorAscii" w:eastAsiaTheme="minorAscii" w:cstheme="minorAscii"/>
          <w:b w:val="0"/>
          <w:bCs w:val="0"/>
          <w:i w:val="1"/>
          <w:iCs w:val="1"/>
          <w:lang w:val="en-US"/>
        </w:rPr>
        <w:t>Types of malware</w:t>
      </w:r>
      <w:r w:rsidRPr="7449E066" w:rsidR="4B368074">
        <w:rPr>
          <w:rFonts w:ascii="Arial" w:hAnsi="Arial" w:eastAsia="Arial" w:cs="Arial" w:asciiTheme="minorAscii" w:hAnsiTheme="minorAscii" w:eastAsiaTheme="minorAscii" w:cstheme="minorAscii"/>
          <w:b w:val="1"/>
          <w:bCs w:val="1"/>
          <w:color w:val="000000" w:themeColor="text2" w:themeTint="FF" w:themeShade="FF"/>
          <w:lang w:val="en-GB"/>
        </w:rPr>
        <w:t xml:space="preserve"> </w:t>
      </w:r>
      <w:r w:rsidRPr="7449E066" w:rsidR="4B368074">
        <w:rPr>
          <w:rFonts w:ascii="Arial" w:hAnsi="Arial" w:eastAsia="Arial" w:cs="Arial" w:asciiTheme="minorAscii" w:hAnsiTheme="minorAscii" w:eastAsiaTheme="minorAscii" w:cstheme="minorAscii"/>
          <w:color w:val="000000" w:themeColor="text2" w:themeTint="FF" w:themeShade="FF"/>
          <w:lang w:val="en-GB"/>
        </w:rPr>
        <w:t xml:space="preserve"> they should</w:t>
      </w:r>
      <w:r w:rsidRPr="7449E066" w:rsidR="5E19A07F">
        <w:rPr>
          <w:rFonts w:ascii="Arial" w:hAnsi="Arial" w:eastAsia="Arial" w:cs="Arial" w:asciiTheme="minorAscii" w:hAnsiTheme="minorAscii" w:eastAsiaTheme="minorAscii" w:cstheme="minorAscii"/>
          <w:color w:val="000000" w:themeColor="text2" w:themeTint="FF" w:themeShade="FF"/>
          <w:lang w:val="en-GB"/>
        </w:rPr>
        <w:t xml:space="preserve"> place the</w:t>
      </w:r>
      <w:r w:rsidRPr="7449E066" w:rsidR="1375FBEC">
        <w:rPr>
          <w:rFonts w:ascii="Arial" w:hAnsi="Arial" w:eastAsia="Arial" w:cs="Arial" w:asciiTheme="minorAscii" w:hAnsiTheme="minorAscii" w:eastAsiaTheme="minorAscii" w:cstheme="minorAscii"/>
          <w:color w:val="000000" w:themeColor="text2" w:themeTint="FF" w:themeShade="FF"/>
          <w:lang w:val="en-GB"/>
        </w:rPr>
        <w:t xml:space="preserve"> coins</w:t>
      </w:r>
      <w:r w:rsidRPr="7449E066" w:rsidR="5E19A07F">
        <w:rPr>
          <w:rFonts w:ascii="Arial" w:hAnsi="Arial" w:eastAsia="Arial" w:cs="Arial" w:asciiTheme="minorAscii" w:hAnsiTheme="minorAscii" w:eastAsiaTheme="minorAscii" w:cstheme="minorAscii"/>
          <w:color w:val="000000" w:themeColor="text2" w:themeTint="FF" w:themeShade="FF"/>
          <w:lang w:val="en-GB"/>
        </w:rPr>
        <w:t xml:space="preserve"> on the </w:t>
      </w:r>
      <w:r w:rsidRPr="7449E066" w:rsidR="35FFE9C2">
        <w:rPr>
          <w:rFonts w:ascii="Arial" w:hAnsi="Arial" w:eastAsia="Arial" w:cs="Arial" w:asciiTheme="minorAscii" w:hAnsiTheme="minorAscii" w:eastAsiaTheme="minorAscii" w:cstheme="minorAscii"/>
          <w:color w:val="000000" w:themeColor="text2" w:themeTint="FF" w:themeShade="FF"/>
          <w:lang w:val="en-GB"/>
        </w:rPr>
        <w:t>left-hand</w:t>
      </w:r>
      <w:r w:rsidRPr="7449E066" w:rsidR="5E19A07F">
        <w:rPr>
          <w:rFonts w:ascii="Arial" w:hAnsi="Arial" w:eastAsia="Arial" w:cs="Arial" w:asciiTheme="minorAscii" w:hAnsiTheme="minorAscii" w:eastAsiaTheme="minorAscii" w:cstheme="minorAscii"/>
          <w:color w:val="000000" w:themeColor="text2" w:themeTint="FF" w:themeShade="FF"/>
          <w:lang w:val="en-GB"/>
        </w:rPr>
        <w:t xml:space="preserve"> side of the board (marked by I-VI).</w:t>
      </w:r>
    </w:p>
    <w:p w:rsidR="0345AE7F" w:rsidP="7449E066" w:rsidRDefault="289A847D" w14:paraId="4DD05715" w14:textId="75803AE2">
      <w:pPr>
        <w:spacing w:before="240" w:after="240"/>
        <w:jc w:val="both"/>
        <w:rPr>
          <w:rFonts w:ascii="Arial" w:hAnsi="Arial" w:eastAsia="Arial" w:cs="Arial" w:asciiTheme="minorAscii" w:hAnsiTheme="minorAscii" w:eastAsiaTheme="minorAscii" w:cstheme="minorAscii"/>
          <w:color w:val="000000" w:themeColor="text2"/>
          <w:lang w:val="en-GB"/>
        </w:rPr>
      </w:pPr>
      <w:r w:rsidRPr="7449E066" w:rsidR="642C13DB">
        <w:rPr>
          <w:rFonts w:ascii="Arial" w:hAnsi="Arial" w:eastAsia="Arial" w:cs="Arial" w:asciiTheme="minorAscii" w:hAnsiTheme="minorAscii" w:eastAsiaTheme="minorAscii" w:cstheme="minorAscii"/>
          <w:color w:val="000000" w:themeColor="text2" w:themeTint="FF" w:themeShade="FF"/>
          <w:lang w:val="en-GB"/>
        </w:rPr>
        <w:t xml:space="preserve">Explain to the students that they should </w:t>
      </w:r>
      <w:r w:rsidRPr="7449E066" w:rsidR="0233F525">
        <w:rPr>
          <w:rFonts w:ascii="Arial" w:hAnsi="Arial" w:eastAsia="Arial" w:cs="Arial" w:asciiTheme="minorAscii" w:hAnsiTheme="minorAscii" w:eastAsiaTheme="minorAscii" w:cstheme="minorAscii"/>
          <w:color w:val="000000" w:themeColor="text2" w:themeTint="FF" w:themeShade="FF"/>
          <w:lang w:val="en-GB"/>
        </w:rPr>
        <w:t>use</w:t>
      </w:r>
      <w:r w:rsidRPr="7449E066" w:rsidR="642C13DB">
        <w:rPr>
          <w:rFonts w:ascii="Arial" w:hAnsi="Arial" w:eastAsia="Arial" w:cs="Arial" w:asciiTheme="minorAscii" w:hAnsiTheme="minorAscii" w:eastAsiaTheme="minorAscii" w:cstheme="minorAscii"/>
          <w:color w:val="000000" w:themeColor="text2" w:themeTint="FF" w:themeShade="FF"/>
          <w:lang w:val="en-GB"/>
        </w:rPr>
        <w:t xml:space="preserve"> the </w:t>
      </w:r>
      <w:r w:rsidRPr="7449E066" w:rsidR="21B80C68">
        <w:rPr>
          <w:rFonts w:ascii="Arial" w:hAnsi="Arial" w:eastAsia="Arial" w:cs="Arial" w:asciiTheme="minorAscii" w:hAnsiTheme="minorAscii" w:eastAsiaTheme="minorAscii" w:cstheme="minorAscii"/>
          <w:color w:val="000000" w:themeColor="text2" w:themeTint="FF" w:themeShade="FF"/>
          <w:lang w:val="en-GB"/>
        </w:rPr>
        <w:t xml:space="preserve">remaining </w:t>
      </w:r>
      <w:r w:rsidRPr="7449E066" w:rsidR="642C13DB">
        <w:rPr>
          <w:rFonts w:ascii="Arial" w:hAnsi="Arial" w:eastAsia="Arial" w:cs="Arial" w:asciiTheme="minorAscii" w:hAnsiTheme="minorAscii" w:eastAsiaTheme="minorAscii" w:cstheme="minorAscii"/>
          <w:color w:val="000000" w:themeColor="text2" w:themeTint="FF" w:themeShade="FF"/>
          <w:lang w:val="en-GB"/>
        </w:rPr>
        <w:t>coins from the schema</w:t>
      </w:r>
      <w:r w:rsidRPr="7449E066" w:rsidR="642C13DB">
        <w:rPr>
          <w:rFonts w:ascii="Arial" w:hAnsi="Arial" w:eastAsia="Arial" w:cs="Arial" w:asciiTheme="minorAscii" w:hAnsiTheme="minorAscii" w:eastAsiaTheme="minorAscii" w:cstheme="minorAscii"/>
          <w:b w:val="0"/>
          <w:bCs w:val="0"/>
          <w:color w:val="000000" w:themeColor="text2" w:themeTint="FF" w:themeShade="FF"/>
          <w:lang w:val="en-GB"/>
        </w:rPr>
        <w:t xml:space="preserve"> </w:t>
      </w:r>
      <w:r w:rsidRPr="7449E066" w:rsidR="642C13DB">
        <w:rPr>
          <w:rFonts w:ascii="Arial" w:hAnsi="Arial" w:eastAsia="Arial" w:cs="Arial" w:asciiTheme="minorAscii" w:hAnsiTheme="minorAscii" w:eastAsiaTheme="minorAscii" w:cstheme="minorAscii"/>
          <w:b w:val="0"/>
          <w:bCs w:val="0"/>
          <w:lang w:val="en-US"/>
        </w:rPr>
        <w:t>6.2.2 Set of coins</w:t>
      </w:r>
      <w:r w:rsidRPr="7449E066" w:rsidR="7B087D9C">
        <w:rPr>
          <w:rFonts w:ascii="Arial" w:hAnsi="Arial" w:eastAsia="Arial" w:cs="Arial" w:asciiTheme="minorAscii" w:hAnsiTheme="minorAscii" w:eastAsiaTheme="minorAscii" w:cstheme="minorAscii"/>
          <w:b w:val="0"/>
          <w:bCs w:val="0"/>
          <w:lang w:val="en-US"/>
        </w:rPr>
        <w:t xml:space="preserve">. </w:t>
      </w:r>
      <w:r w:rsidRPr="7449E066" w:rsidR="7B087D9C">
        <w:rPr>
          <w:rFonts w:ascii="Arial" w:hAnsi="Arial" w:eastAsia="Arial" w:cs="Arial" w:asciiTheme="minorAscii" w:hAnsiTheme="minorAscii" w:eastAsiaTheme="minorAscii" w:cstheme="minorAscii"/>
          <w:lang w:val="en-US"/>
        </w:rPr>
        <w:t xml:space="preserve">Using </w:t>
      </w:r>
      <w:r w:rsidRPr="7449E066" w:rsidR="497EE47F">
        <w:rPr>
          <w:rFonts w:ascii="Arial" w:hAnsi="Arial" w:eastAsia="Arial" w:cs="Arial" w:asciiTheme="minorAscii" w:hAnsiTheme="minorAscii" w:eastAsiaTheme="minorAscii" w:cstheme="minorAscii"/>
          <w:b w:val="0"/>
          <w:bCs w:val="0"/>
          <w:i w:val="1"/>
          <w:iCs w:val="1"/>
          <w:lang w:val="en-US"/>
        </w:rPr>
        <w:t>L</w:t>
      </w:r>
      <w:r w:rsidRPr="7449E066" w:rsidR="7B087D9C">
        <w:rPr>
          <w:rFonts w:ascii="Arial" w:hAnsi="Arial" w:eastAsia="Arial" w:cs="Arial" w:asciiTheme="minorAscii" w:hAnsiTheme="minorAscii" w:eastAsiaTheme="minorAscii" w:cstheme="minorAscii"/>
          <w:b w:val="0"/>
          <w:bCs w:val="0"/>
          <w:i w:val="1"/>
          <w:iCs w:val="1"/>
          <w:lang w:val="en-US"/>
        </w:rPr>
        <w:t>ist 2 – Properties of malware</w:t>
      </w:r>
      <w:r w:rsidRPr="7449E066" w:rsidR="2D055664">
        <w:rPr>
          <w:rFonts w:ascii="Arial" w:hAnsi="Arial" w:eastAsia="Arial" w:cs="Arial" w:asciiTheme="minorAscii" w:hAnsiTheme="minorAscii" w:eastAsiaTheme="minorAscii" w:cstheme="minorAscii"/>
          <w:b w:val="1"/>
          <w:bCs w:val="1"/>
          <w:lang w:val="en-US"/>
        </w:rPr>
        <w:t xml:space="preserve"> </w:t>
      </w:r>
      <w:r w:rsidRPr="7449E066" w:rsidR="2D055664">
        <w:rPr>
          <w:rFonts w:ascii="Arial" w:hAnsi="Arial" w:eastAsia="Arial" w:cs="Arial" w:asciiTheme="minorAscii" w:hAnsiTheme="minorAscii" w:eastAsiaTheme="minorAscii" w:cstheme="minorAscii"/>
          <w:lang w:val="en-US"/>
        </w:rPr>
        <w:t xml:space="preserve">the students should </w:t>
      </w:r>
      <w:r w:rsidRPr="7449E066" w:rsidR="39283500">
        <w:rPr>
          <w:rFonts w:ascii="Arial" w:hAnsi="Arial" w:eastAsia="Arial" w:cs="Arial" w:asciiTheme="minorAscii" w:hAnsiTheme="minorAscii" w:eastAsiaTheme="minorAscii" w:cstheme="minorAscii"/>
          <w:lang w:val="en-US"/>
        </w:rPr>
        <w:t>match up the properties (numbers 1-15) with the correct type of malware (letters A-F) by placing the c</w:t>
      </w:r>
      <w:r w:rsidRPr="7449E066" w:rsidR="6BBDD302">
        <w:rPr>
          <w:rFonts w:ascii="Arial" w:hAnsi="Arial" w:eastAsia="Arial" w:cs="Arial" w:asciiTheme="minorAscii" w:hAnsiTheme="minorAscii" w:eastAsiaTheme="minorAscii" w:cstheme="minorAscii"/>
          <w:lang w:val="en-US"/>
        </w:rPr>
        <w:t>oins correctly</w:t>
      </w:r>
      <w:r w:rsidRPr="7449E066" w:rsidR="7E27739D">
        <w:rPr>
          <w:rFonts w:ascii="Arial" w:hAnsi="Arial" w:eastAsia="Arial" w:cs="Arial" w:asciiTheme="minorAscii" w:hAnsiTheme="minorAscii" w:eastAsiaTheme="minorAscii" w:cstheme="minorAscii"/>
          <w:color w:val="000000" w:themeColor="text2" w:themeTint="FF" w:themeShade="FF"/>
          <w:lang w:val="en-GB"/>
        </w:rPr>
        <w:t xml:space="preserve"> i.e. the malware types and properties should be linked correctly</w:t>
      </w:r>
      <w:r w:rsidRPr="7449E066" w:rsidR="18821FDA">
        <w:rPr>
          <w:rFonts w:ascii="Arial" w:hAnsi="Arial" w:eastAsia="Arial" w:cs="Arial" w:asciiTheme="minorAscii" w:hAnsiTheme="minorAscii" w:eastAsiaTheme="minorAscii" w:cstheme="minorAscii"/>
          <w:color w:val="000000" w:themeColor="text2" w:themeTint="FF" w:themeShade="FF"/>
          <w:lang w:val="en-GB"/>
        </w:rPr>
        <w:t xml:space="preserve"> by the threads</w:t>
      </w:r>
      <w:r w:rsidRPr="7449E066" w:rsidR="7E27739D">
        <w:rPr>
          <w:rFonts w:ascii="Arial" w:hAnsi="Arial" w:eastAsia="Arial" w:cs="Arial" w:asciiTheme="minorAscii" w:hAnsiTheme="minorAscii" w:eastAsiaTheme="minorAscii" w:cstheme="minorAscii"/>
          <w:color w:val="000000" w:themeColor="text2" w:themeTint="FF" w:themeShade="FF"/>
          <w:lang w:val="en-GB"/>
        </w:rPr>
        <w:t>.</w:t>
      </w:r>
    </w:p>
    <w:p w:rsidR="342ABA18" w:rsidP="7449E066" w:rsidRDefault="342ABA18" w14:paraId="2C5AE31B" w14:textId="797EE3D9">
      <w:pPr>
        <w:jc w:val="both"/>
        <w:rPr>
          <w:rFonts w:ascii="Arial" w:hAnsi="Arial" w:eastAsia="Arial" w:cs="Arial" w:asciiTheme="minorAscii" w:hAnsiTheme="minorAscii" w:eastAsiaTheme="minorAscii" w:cstheme="minorAscii"/>
          <w:color w:val="000000" w:themeColor="text2"/>
          <w:lang w:val="en-GB"/>
        </w:rPr>
      </w:pPr>
      <w:r w:rsidRPr="7449E066" w:rsidR="53BF7AC0">
        <w:rPr>
          <w:rFonts w:ascii="Arial" w:hAnsi="Arial" w:eastAsia="Arial" w:cs="Arial" w:asciiTheme="minorAscii" w:hAnsiTheme="minorAscii" w:eastAsiaTheme="minorAscii" w:cstheme="minorAscii"/>
          <w:color w:val="000000" w:themeColor="text2" w:themeTint="FF" w:themeShade="FF"/>
          <w:lang w:val="en-GB"/>
        </w:rPr>
        <w:t>The set of coins also contains coins with crosses and question marks. They can be used to cover unnecessary, missing elements, or elements to be named by students. If the prepared list of malware types is shorter than six elements, or the list includes less than six correct malware types, choose the coin type to indicate an empty knot (a question mark or a cross). Some of knots can also stay empty on the right-side indicating properties.</w:t>
      </w:r>
    </w:p>
    <w:p w:rsidR="3102A1E5" w:rsidP="7449E066" w:rsidRDefault="3102A1E5" w14:paraId="577B22CE" w14:textId="58954BCA">
      <w:pPr>
        <w:jc w:val="both"/>
        <w:rPr>
          <w:rFonts w:ascii="Arial" w:hAnsi="Arial" w:eastAsia="Arial" w:cs="Arial" w:asciiTheme="minorAscii" w:hAnsiTheme="minorAscii" w:eastAsiaTheme="minorAscii" w:cstheme="minorAscii"/>
          <w:color w:val="000000" w:themeColor="text2"/>
          <w:highlight w:val="green"/>
          <w:lang w:val="en-GB"/>
        </w:rPr>
      </w:pPr>
    </w:p>
    <w:p w:rsidR="7E860D69" w:rsidP="7449E066" w:rsidRDefault="7E860D69" w14:paraId="71BEAF05" w14:textId="03FC999B">
      <w:pPr>
        <w:jc w:val="both"/>
        <w:rPr>
          <w:rFonts w:ascii="Arial" w:hAnsi="Arial" w:eastAsia="Arial" w:cs="Arial" w:asciiTheme="minorAscii" w:hAnsiTheme="minorAscii" w:eastAsiaTheme="minorAscii" w:cstheme="minorAscii"/>
          <w:color w:val="000000" w:themeColor="text2"/>
          <w:lang w:val="en-GB"/>
        </w:rPr>
      </w:pPr>
      <w:r w:rsidRPr="7449E066" w:rsidR="1E493A08">
        <w:rPr>
          <w:rFonts w:ascii="Arial" w:hAnsi="Arial" w:eastAsia="Arial" w:cs="Arial" w:asciiTheme="minorAscii" w:hAnsiTheme="minorAscii" w:eastAsiaTheme="minorAscii" w:cstheme="minorAscii"/>
          <w:color w:val="000000" w:themeColor="text2" w:themeTint="FF" w:themeShade="FF"/>
          <w:lang w:val="en-GB"/>
        </w:rPr>
        <w:t>Note that if the description does not link any malware type to any position on the board, students will come up with different solution combinations, because positions I, II, V, and VI can have a single property, and any malware type with a single property can be placed to any of these positions, making a variety of correct solution combinations.</w:t>
      </w:r>
    </w:p>
    <w:p w:rsidR="76AAE637" w:rsidP="7449E066" w:rsidRDefault="76AAE637" w14:paraId="2EE27357" w14:textId="6E7F8196">
      <w:pPr>
        <w:jc w:val="both"/>
        <w:rPr>
          <w:rFonts w:ascii="Arial" w:hAnsi="Arial" w:eastAsia="Arial" w:cs="Arial" w:asciiTheme="minorAscii" w:hAnsiTheme="minorAscii" w:eastAsiaTheme="minorAscii" w:cstheme="minorAscii"/>
          <w:color w:val="000000" w:themeColor="text2"/>
          <w:lang w:val="en-GB"/>
        </w:rPr>
      </w:pPr>
      <w:r w:rsidRPr="7449E066" w:rsidR="5F0F11E3">
        <w:rPr>
          <w:rFonts w:ascii="Arial" w:hAnsi="Arial" w:eastAsia="Arial" w:cs="Arial" w:asciiTheme="minorAscii" w:hAnsiTheme="minorAscii" w:eastAsiaTheme="minorAscii" w:cstheme="minorAscii"/>
          <w:color w:val="000000" w:themeColor="text2" w:themeTint="FF" w:themeShade="FF"/>
          <w:lang w:val="en-GB"/>
        </w:rPr>
        <w:t>Based on the number of chosen malware types and their properties, you can remove some coins from the coin sets.</w:t>
      </w:r>
    </w:p>
    <w:p w:rsidR="0345AE7F" w:rsidP="7449E066" w:rsidRDefault="542BF119" w14:paraId="723BC55C" w14:textId="16D44C0F">
      <w:pPr>
        <w:spacing w:before="240" w:after="240"/>
        <w:rPr>
          <w:rFonts w:ascii="Arial" w:hAnsi="Arial" w:eastAsia="Arial" w:cs="Arial" w:asciiTheme="minorAscii" w:hAnsiTheme="minorAscii" w:eastAsiaTheme="minorAscii" w:cstheme="minorAscii"/>
          <w:b w:val="0"/>
          <w:bCs w:val="0"/>
          <w:i w:val="1"/>
          <w:iCs w:val="1"/>
          <w:lang w:val="en-US"/>
        </w:rPr>
      </w:pPr>
      <w:r w:rsidRPr="7449E066" w:rsidR="292AF404">
        <w:rPr>
          <w:rFonts w:ascii="Arial" w:hAnsi="Arial" w:eastAsia="Arial" w:cs="Arial" w:asciiTheme="minorAscii" w:hAnsiTheme="minorAscii" w:eastAsiaTheme="minorAscii" w:cstheme="minorAscii"/>
          <w:b w:val="0"/>
          <w:bCs w:val="0"/>
          <w:i w:val="1"/>
          <w:iCs w:val="1"/>
        </w:rPr>
        <w:t>Task</w:t>
      </w:r>
      <w:r w:rsidRPr="7449E066" w:rsidR="4142D8CF">
        <w:rPr>
          <w:rFonts w:ascii="Arial" w:hAnsi="Arial" w:eastAsia="Arial" w:cs="Arial" w:asciiTheme="minorAscii" w:hAnsiTheme="minorAscii" w:eastAsiaTheme="minorAscii" w:cstheme="minorAscii"/>
          <w:b w:val="0"/>
          <w:bCs w:val="0"/>
          <w:i w:val="1"/>
          <w:iCs w:val="1"/>
        </w:rPr>
        <w:t xml:space="preserve"> </w:t>
      </w:r>
      <w:r w:rsidRPr="7449E066" w:rsidR="1269B77A">
        <w:rPr>
          <w:rFonts w:ascii="Arial" w:hAnsi="Arial" w:eastAsia="Arial" w:cs="Arial" w:asciiTheme="minorAscii" w:hAnsiTheme="minorAscii" w:eastAsiaTheme="minorAscii" w:cstheme="minorAscii"/>
          <w:b w:val="0"/>
          <w:bCs w:val="0"/>
          <w:i w:val="1"/>
          <w:iCs w:val="1"/>
        </w:rPr>
        <w:t>for</w:t>
      </w:r>
      <w:r w:rsidRPr="7449E066" w:rsidR="4142D8CF">
        <w:rPr>
          <w:rFonts w:ascii="Arial" w:hAnsi="Arial" w:eastAsia="Arial" w:cs="Arial" w:asciiTheme="minorAscii" w:hAnsiTheme="minorAscii" w:eastAsiaTheme="minorAscii" w:cstheme="minorAscii"/>
          <w:b w:val="0"/>
          <w:bCs w:val="0"/>
          <w:i w:val="1"/>
          <w:iCs w:val="1"/>
        </w:rPr>
        <w:t xml:space="preserve"> </w:t>
      </w:r>
      <w:r w:rsidRPr="7449E066" w:rsidR="4142D8CF">
        <w:rPr>
          <w:rFonts w:ascii="Arial" w:hAnsi="Arial" w:eastAsia="Arial" w:cs="Arial" w:asciiTheme="minorAscii" w:hAnsiTheme="minorAscii" w:eastAsiaTheme="minorAscii" w:cstheme="minorAscii"/>
          <w:b w:val="0"/>
          <w:bCs w:val="0"/>
          <w:i w:val="1"/>
          <w:iCs w:val="1"/>
        </w:rPr>
        <w:t>students</w:t>
      </w:r>
      <w:r w:rsidRPr="7449E066" w:rsidR="292AF404">
        <w:rPr>
          <w:rFonts w:ascii="Arial" w:hAnsi="Arial" w:eastAsia="Arial" w:cs="Arial" w:asciiTheme="minorAscii" w:hAnsiTheme="minorAscii" w:eastAsiaTheme="minorAscii" w:cstheme="minorAscii"/>
          <w:b w:val="0"/>
          <w:bCs w:val="0"/>
          <w:i w:val="1"/>
          <w:iCs w:val="1"/>
        </w:rPr>
        <w:t>:</w:t>
      </w:r>
    </w:p>
    <w:p w:rsidR="0345AE7F" w:rsidP="7449E066" w:rsidRDefault="542BF119" w14:paraId="2FFBB341" w14:textId="068DF124">
      <w:pPr>
        <w:spacing w:before="240" w:after="240"/>
        <w:jc w:val="both"/>
        <w:rPr>
          <w:rFonts w:ascii="Arial" w:hAnsi="Arial" w:eastAsia="Arial" w:cs="Arial" w:asciiTheme="minorAscii" w:hAnsiTheme="minorAscii" w:eastAsiaTheme="minorAscii" w:cstheme="minorAscii"/>
          <w:b w:val="1"/>
          <w:bCs w:val="1"/>
          <w:lang w:val="en-US"/>
        </w:rPr>
      </w:pPr>
      <w:r w:rsidRPr="7449E066" w:rsidR="3B688BD6">
        <w:rPr>
          <w:rFonts w:ascii="Arial" w:hAnsi="Arial" w:eastAsia="Arial" w:cs="Arial" w:asciiTheme="minorAscii" w:hAnsiTheme="minorAscii" w:eastAsiaTheme="minorAscii" w:cstheme="minorAscii"/>
          <w:lang w:val="en-US"/>
        </w:rPr>
        <w:t xml:space="preserve">Identify which properties are linked to which malware type and solve the puzzle. Place the letters marking the malware types on the left to positions numbered I-VI and regular numbers marking malware properties on the right. Ensure that malware types are linked to correct properties. </w:t>
      </w:r>
    </w:p>
    <w:p w:rsidR="0345AE7F" w:rsidP="7449E066" w:rsidRDefault="542BF119" w14:paraId="017EB432" w14:textId="77A46B0D">
      <w:pPr>
        <w:spacing w:before="240" w:after="240"/>
        <w:rPr>
          <w:rFonts w:ascii="Arial" w:hAnsi="Arial" w:eastAsia="Arial" w:cs="Arial" w:asciiTheme="minorAscii" w:hAnsiTheme="minorAscii" w:eastAsiaTheme="minorAscii" w:cstheme="minorAscii"/>
          <w:b w:val="0"/>
          <w:bCs w:val="0"/>
          <w:i w:val="1"/>
          <w:iCs w:val="1"/>
          <w:lang w:val="en-US"/>
        </w:rPr>
      </w:pPr>
      <w:r w:rsidRPr="7449E066" w:rsidR="292AF404">
        <w:rPr>
          <w:rFonts w:ascii="Arial" w:hAnsi="Arial" w:eastAsia="Arial" w:cs="Arial" w:asciiTheme="minorAscii" w:hAnsiTheme="minorAscii" w:eastAsiaTheme="minorAscii" w:cstheme="minorAscii"/>
          <w:b w:val="0"/>
          <w:bCs w:val="0"/>
          <w:i w:val="1"/>
          <w:iCs w:val="1"/>
          <w:lang w:val="en-US"/>
        </w:rPr>
        <w:t>Provide answers to the following questions:</w:t>
      </w:r>
    </w:p>
    <w:p w:rsidR="0345AE7F" w:rsidP="7449E066" w:rsidRDefault="542BF119" w14:paraId="285A92EA" w14:textId="0E6DB548">
      <w:pPr>
        <w:pStyle w:val="ListParagraph"/>
        <w:numPr>
          <w:ilvl w:val="0"/>
          <w:numId w:val="13"/>
        </w:numPr>
        <w:spacing w:before="240" w:after="240"/>
        <w:rPr>
          <w:rFonts w:ascii="Arial" w:hAnsi="Arial" w:eastAsia="Arial" w:cs="Arial" w:asciiTheme="minorAscii" w:hAnsiTheme="minorAscii" w:eastAsiaTheme="minorAscii" w:cstheme="minorAscii"/>
          <w:lang w:val="en-US"/>
        </w:rPr>
      </w:pPr>
      <w:r w:rsidRPr="7449E066" w:rsidR="3B688BD6">
        <w:rPr>
          <w:rFonts w:ascii="Arial" w:hAnsi="Arial" w:eastAsia="Arial" w:cs="Arial" w:asciiTheme="minorAscii" w:hAnsiTheme="minorAscii" w:eastAsiaTheme="minorAscii" w:cstheme="minorAscii"/>
        </w:rPr>
        <w:t>What is the sum of numbers linked to position III?</w:t>
      </w:r>
    </w:p>
    <w:p w:rsidR="0345AE7F" w:rsidP="7449E066" w:rsidRDefault="542BF119" w14:paraId="74C5A0C9" w14:textId="3644F8FC">
      <w:pPr>
        <w:pStyle w:val="ListParagraph"/>
        <w:numPr>
          <w:ilvl w:val="0"/>
          <w:numId w:val="13"/>
        </w:numPr>
        <w:spacing w:before="240" w:after="240"/>
        <w:rPr>
          <w:rFonts w:ascii="Arial" w:hAnsi="Arial" w:eastAsia="Arial" w:cs="Arial" w:asciiTheme="minorAscii" w:hAnsiTheme="minorAscii" w:eastAsiaTheme="minorAscii" w:cstheme="minorAscii"/>
          <w:lang w:val="en-US"/>
        </w:rPr>
      </w:pPr>
      <w:r w:rsidRPr="7449E066" w:rsidR="3B688BD6">
        <w:rPr>
          <w:rFonts w:ascii="Arial" w:hAnsi="Arial" w:eastAsia="Arial" w:cs="Arial" w:asciiTheme="minorAscii" w:hAnsiTheme="minorAscii" w:eastAsiaTheme="minorAscii" w:cstheme="minorAscii"/>
        </w:rPr>
        <w:t>Which malware type is in position II?</w:t>
      </w:r>
    </w:p>
    <w:p w:rsidR="0345AE7F" w:rsidP="7449E066" w:rsidRDefault="43A14ECD" w14:paraId="0F70AD10" w14:textId="45DC6E4A">
      <w:pPr>
        <w:spacing w:before="240" w:after="240"/>
        <w:jc w:val="both"/>
        <w:rPr>
          <w:rFonts w:ascii="Arial" w:hAnsi="Arial" w:eastAsia="Arial" w:cs="Arial" w:asciiTheme="minorAscii" w:hAnsiTheme="minorAscii" w:eastAsiaTheme="minorAscii" w:cstheme="minorAscii"/>
          <w:color w:val="000000" w:themeColor="text2"/>
          <w:lang w:val="en-US"/>
        </w:rPr>
      </w:pPr>
      <w:r w:rsidRPr="7449E066" w:rsidR="056B4A9C">
        <w:rPr>
          <w:rFonts w:ascii="Arial" w:hAnsi="Arial" w:eastAsia="Arial" w:cs="Arial" w:asciiTheme="minorAscii" w:hAnsiTheme="minorAscii" w:eastAsiaTheme="minorAscii" w:cstheme="minorAscii"/>
          <w:b w:val="1"/>
          <w:bCs w:val="1"/>
          <w:color w:val="000000" w:themeColor="text2" w:themeTint="FF" w:themeShade="FF"/>
          <w:lang w:val="en-US"/>
        </w:rPr>
        <w:t>Hint</w:t>
      </w:r>
      <w:r w:rsidRPr="7449E066" w:rsidR="3B688BD6">
        <w:rPr>
          <w:rFonts w:ascii="Arial" w:hAnsi="Arial" w:eastAsia="Arial" w:cs="Arial" w:asciiTheme="minorAscii" w:hAnsiTheme="minorAscii" w:eastAsiaTheme="minorAscii" w:cstheme="minorAscii"/>
          <w:b w:val="1"/>
          <w:bCs w:val="1"/>
          <w:color w:val="000000" w:themeColor="text2" w:themeTint="FF" w:themeShade="FF"/>
          <w:lang w:val="en-US"/>
        </w:rPr>
        <w:t>:</w:t>
      </w:r>
      <w:r w:rsidRPr="7449E066" w:rsidR="3B688BD6">
        <w:rPr>
          <w:rFonts w:ascii="Arial" w:hAnsi="Arial" w:eastAsia="Arial" w:cs="Arial" w:asciiTheme="minorAscii" w:hAnsiTheme="minorAscii" w:eastAsiaTheme="minorAscii" w:cstheme="minorAscii"/>
          <w:color w:val="000000" w:themeColor="text2" w:themeTint="FF" w:themeShade="FF"/>
          <w:lang w:val="en-US"/>
        </w:rPr>
        <w:t xml:space="preserve"> </w:t>
      </w:r>
      <w:r w:rsidRPr="7449E066" w:rsidR="72975738">
        <w:rPr>
          <w:rFonts w:ascii="Arial" w:hAnsi="Arial" w:eastAsia="Arial" w:cs="Arial" w:asciiTheme="minorAscii" w:hAnsiTheme="minorAscii" w:eastAsiaTheme="minorAscii" w:cstheme="minorAscii"/>
          <w:color w:val="000000" w:themeColor="text2" w:themeTint="FF" w:themeShade="FF"/>
          <w:lang w:val="en-US"/>
        </w:rPr>
        <w:t>For a more challenging game you can make the following</w:t>
      </w:r>
      <w:r w:rsidRPr="7449E066" w:rsidR="3B688BD6">
        <w:rPr>
          <w:rFonts w:ascii="Arial" w:hAnsi="Arial" w:eastAsia="Arial" w:cs="Arial" w:asciiTheme="minorAscii" w:hAnsiTheme="minorAscii" w:eastAsiaTheme="minorAscii" w:cstheme="minorAscii"/>
          <w:color w:val="000000" w:themeColor="text2" w:themeTint="FF" w:themeShade="FF"/>
          <w:lang w:val="en-US"/>
        </w:rPr>
        <w:t xml:space="preserve"> modifications to example 1.</w:t>
      </w:r>
    </w:p>
    <w:p w:rsidR="0345AE7F" w:rsidP="7449E066" w:rsidRDefault="542BF119" w14:paraId="35EBBE10" w14:textId="1F00EA69">
      <w:pPr>
        <w:pStyle w:val="ListParagraph"/>
        <w:numPr>
          <w:ilvl w:val="0"/>
          <w:numId w:val="12"/>
        </w:numPr>
        <w:spacing w:before="240" w:after="240"/>
        <w:jc w:val="both"/>
        <w:rPr>
          <w:rFonts w:ascii="Arial" w:hAnsi="Arial" w:eastAsia="Arial" w:cs="Arial" w:asciiTheme="minorAscii" w:hAnsiTheme="minorAscii" w:eastAsiaTheme="minorAscii" w:cstheme="minorAscii"/>
          <w:color w:val="000000" w:themeColor="text2"/>
          <w:lang w:val="en-US"/>
        </w:rPr>
      </w:pPr>
      <w:r w:rsidRPr="7449E066" w:rsidR="3B688BD6">
        <w:rPr>
          <w:rFonts w:ascii="Arial" w:hAnsi="Arial" w:eastAsia="Arial" w:cs="Arial" w:asciiTheme="minorAscii" w:hAnsiTheme="minorAscii" w:eastAsiaTheme="minorAscii" w:cstheme="minorAscii"/>
          <w:color w:val="000000" w:themeColor="text2" w:themeTint="FF" w:themeShade="FF"/>
          <w:lang w:val="en-US"/>
        </w:rPr>
        <w:t xml:space="preserve">Remove the last </w:t>
      </w:r>
      <w:r w:rsidRPr="7449E066" w:rsidR="3FA08E92">
        <w:rPr>
          <w:rFonts w:ascii="Arial" w:hAnsi="Arial" w:eastAsia="Arial" w:cs="Arial" w:asciiTheme="minorAscii" w:hAnsiTheme="minorAscii" w:eastAsiaTheme="minorAscii" w:cstheme="minorAscii"/>
          <w:color w:val="000000" w:themeColor="text2" w:themeTint="FF" w:themeShade="FF"/>
          <w:lang w:val="en-US"/>
        </w:rPr>
        <w:t>malware type</w:t>
      </w:r>
      <w:r w:rsidRPr="7449E066" w:rsidR="3B688BD6">
        <w:rPr>
          <w:rFonts w:ascii="Arial" w:hAnsi="Arial" w:eastAsia="Arial" w:cs="Arial" w:asciiTheme="minorAscii" w:hAnsiTheme="minorAscii" w:eastAsiaTheme="minorAscii" w:cstheme="minorAscii"/>
          <w:color w:val="000000" w:themeColor="text2" w:themeTint="FF" w:themeShade="FF"/>
          <w:lang w:val="en-US"/>
        </w:rPr>
        <w:t xml:space="preserve"> from List 1 so that it contains only the first three </w:t>
      </w:r>
      <w:r w:rsidRPr="7449E066" w:rsidR="2F33E523">
        <w:rPr>
          <w:rFonts w:ascii="Arial" w:hAnsi="Arial" w:eastAsia="Arial" w:cs="Arial" w:asciiTheme="minorAscii" w:hAnsiTheme="minorAscii" w:eastAsiaTheme="minorAscii" w:cstheme="minorAscii"/>
          <w:color w:val="000000" w:themeColor="text2" w:themeTint="FF" w:themeShade="FF"/>
          <w:lang w:val="en-US"/>
        </w:rPr>
        <w:t xml:space="preserve">malware types </w:t>
      </w:r>
      <w:r w:rsidRPr="7449E066" w:rsidR="3B688BD6">
        <w:rPr>
          <w:rFonts w:ascii="Arial" w:hAnsi="Arial" w:eastAsia="Arial" w:cs="Arial" w:asciiTheme="minorAscii" w:hAnsiTheme="minorAscii" w:eastAsiaTheme="minorAscii" w:cstheme="minorAscii"/>
          <w:color w:val="000000" w:themeColor="text2" w:themeTint="FF" w:themeShade="FF"/>
          <w:lang w:val="en-US"/>
        </w:rPr>
        <w:t xml:space="preserve">(A-C). </w:t>
      </w:r>
    </w:p>
    <w:p w:rsidR="0345AE7F" w:rsidP="7449E066" w:rsidRDefault="7D936AB2" w14:paraId="5E45D176" w14:textId="4C7EEC90">
      <w:pPr>
        <w:pBdr>
          <w:top w:val="single" w:color="000000" w:sz="4" w:space="4"/>
          <w:left w:val="single" w:color="000000" w:sz="4" w:space="4"/>
          <w:bottom w:val="single" w:color="000000" w:sz="4" w:space="4"/>
          <w:right w:val="single" w:color="000000" w:sz="4" w:space="4"/>
        </w:pBdr>
        <w:spacing w:before="240" w:after="240"/>
        <w:rPr>
          <w:rFonts w:ascii="Arial" w:hAnsi="Arial" w:eastAsia="Arial" w:cs="Arial" w:asciiTheme="minorAscii" w:hAnsiTheme="minorAscii" w:eastAsiaTheme="minorAscii" w:cstheme="minorAscii"/>
          <w:b w:val="1"/>
          <w:bCs w:val="1"/>
          <w:lang w:val="en-US"/>
        </w:rPr>
      </w:pPr>
      <w:r w:rsidRPr="7449E066" w:rsidR="3575A965">
        <w:rPr>
          <w:rFonts w:ascii="Arial" w:hAnsi="Arial" w:eastAsia="Arial" w:cs="Arial" w:asciiTheme="minorAscii" w:hAnsiTheme="minorAscii" w:eastAsiaTheme="minorAscii" w:cstheme="minorAscii"/>
          <w:b w:val="1"/>
          <w:bCs w:val="1"/>
        </w:rPr>
        <w:t xml:space="preserve">List 1: </w:t>
      </w:r>
      <w:r w:rsidRPr="7449E066" w:rsidR="62AB7EB3">
        <w:rPr>
          <w:rFonts w:ascii="Arial" w:hAnsi="Arial" w:eastAsia="Arial" w:cs="Arial" w:asciiTheme="minorAscii" w:hAnsiTheme="minorAscii" w:eastAsiaTheme="minorAscii" w:cstheme="minorAscii"/>
          <w:b w:val="1"/>
          <w:bCs w:val="1"/>
        </w:rPr>
        <w:t>Mal</w:t>
      </w:r>
      <w:r w:rsidRPr="7449E066" w:rsidR="3575A965">
        <w:rPr>
          <w:rFonts w:ascii="Arial" w:hAnsi="Arial" w:eastAsia="Arial" w:cs="Arial" w:asciiTheme="minorAscii" w:hAnsiTheme="minorAscii" w:eastAsiaTheme="minorAscii" w:cstheme="minorAscii"/>
          <w:b w:val="1"/>
          <w:bCs w:val="1"/>
        </w:rPr>
        <w:t>ware types</w:t>
      </w:r>
    </w:p>
    <w:p w:rsidR="0345AE7F" w:rsidP="7449E066" w:rsidRDefault="7D936AB2" w14:paraId="3EA00F31" w14:textId="3CCF1FCE">
      <w:pPr>
        <w:pBdr>
          <w:top w:val="single" w:color="000000" w:sz="4" w:space="4"/>
          <w:left w:val="single" w:color="000000" w:sz="4" w:space="4"/>
          <w:bottom w:val="single" w:color="000000" w:sz="4" w:space="4"/>
          <w:right w:val="single" w:color="000000" w:sz="4" w:space="4"/>
        </w:pBdr>
        <w:spacing w:before="240" w:after="240"/>
        <w:rPr>
          <w:rFonts w:ascii="Arial" w:hAnsi="Arial" w:eastAsia="Arial" w:cs="Arial" w:asciiTheme="minorAscii" w:hAnsiTheme="minorAscii" w:eastAsiaTheme="minorAscii" w:cstheme="minorAscii"/>
          <w:lang w:val="en-US"/>
        </w:rPr>
      </w:pPr>
      <w:r w:rsidRPr="7449E066" w:rsidR="3575A965">
        <w:rPr>
          <w:rFonts w:ascii="Arial" w:hAnsi="Arial" w:eastAsia="Arial" w:cs="Arial" w:asciiTheme="minorAscii" w:hAnsiTheme="minorAscii" w:eastAsiaTheme="minorAscii" w:cstheme="minorAscii"/>
        </w:rPr>
        <w:t>A – Ransomware</w:t>
      </w:r>
    </w:p>
    <w:p w:rsidR="0345AE7F" w:rsidP="7449E066" w:rsidRDefault="7D936AB2" w14:paraId="21327BFA" w14:textId="77D66D86">
      <w:pPr>
        <w:pBdr>
          <w:top w:val="single" w:color="000000" w:sz="4" w:space="4"/>
          <w:left w:val="single" w:color="000000" w:sz="4" w:space="4"/>
          <w:bottom w:val="single" w:color="000000" w:sz="4" w:space="4"/>
          <w:right w:val="single" w:color="000000" w:sz="4" w:space="4"/>
        </w:pBdr>
        <w:spacing w:before="240" w:after="240"/>
        <w:rPr>
          <w:rFonts w:ascii="Arial" w:hAnsi="Arial" w:eastAsia="Arial" w:cs="Arial" w:asciiTheme="minorAscii" w:hAnsiTheme="minorAscii" w:eastAsiaTheme="minorAscii" w:cstheme="minorAscii"/>
          <w:lang w:val="en-US"/>
        </w:rPr>
      </w:pPr>
      <w:r w:rsidRPr="7449E066" w:rsidR="3575A965">
        <w:rPr>
          <w:rFonts w:ascii="Arial" w:hAnsi="Arial" w:eastAsia="Arial" w:cs="Arial" w:asciiTheme="minorAscii" w:hAnsiTheme="minorAscii" w:eastAsiaTheme="minorAscii" w:cstheme="minorAscii"/>
        </w:rPr>
        <w:t>B – Trojan</w:t>
      </w:r>
    </w:p>
    <w:p w:rsidR="0345AE7F" w:rsidP="7449E066" w:rsidRDefault="7D936AB2" w14:paraId="0A3A3751" w14:textId="6E46C059">
      <w:pPr>
        <w:pBdr>
          <w:top w:val="single" w:color="000000" w:sz="4" w:space="4"/>
          <w:left w:val="single" w:color="000000" w:sz="4" w:space="4"/>
          <w:bottom w:val="single" w:color="000000" w:sz="4" w:space="4"/>
          <w:right w:val="single" w:color="000000" w:sz="4" w:space="4"/>
        </w:pBdr>
        <w:spacing w:before="240" w:after="240"/>
        <w:rPr>
          <w:rFonts w:ascii="Arial" w:hAnsi="Arial" w:eastAsia="Arial" w:cs="Arial" w:asciiTheme="minorAscii" w:hAnsiTheme="minorAscii" w:eastAsiaTheme="minorAscii" w:cstheme="minorAscii"/>
          <w:lang w:val="en-US"/>
        </w:rPr>
      </w:pPr>
      <w:r w:rsidRPr="7449E066" w:rsidR="3575A965">
        <w:rPr>
          <w:rFonts w:ascii="Arial" w:hAnsi="Arial" w:eastAsia="Arial" w:cs="Arial" w:asciiTheme="minorAscii" w:hAnsiTheme="minorAscii" w:eastAsiaTheme="minorAscii" w:cstheme="minorAscii"/>
        </w:rPr>
        <w:t>C – Virus</w:t>
      </w:r>
    </w:p>
    <w:p w:rsidR="0345AE7F" w:rsidP="7449E066" w:rsidRDefault="7D936AB2" w14:paraId="0171EC03" w14:textId="18DE66AB">
      <w:pPr>
        <w:pBdr>
          <w:top w:val="single" w:color="000000" w:sz="4" w:space="4"/>
          <w:left w:val="single" w:color="000000" w:sz="4" w:space="4"/>
          <w:bottom w:val="single" w:color="000000" w:sz="4" w:space="4"/>
          <w:right w:val="single" w:color="000000" w:sz="4" w:space="4"/>
        </w:pBdr>
        <w:spacing w:before="240" w:after="240"/>
        <w:rPr>
          <w:rFonts w:ascii="Arial" w:hAnsi="Arial" w:eastAsia="Arial" w:cs="Arial" w:asciiTheme="minorAscii" w:hAnsiTheme="minorAscii" w:eastAsiaTheme="minorAscii" w:cstheme="minorAscii"/>
          <w:lang w:val="en-US"/>
        </w:rPr>
      </w:pPr>
      <w:r w:rsidRPr="7449E066" w:rsidR="3575A965">
        <w:rPr>
          <w:rFonts w:ascii="Arial" w:hAnsi="Arial" w:eastAsia="Arial" w:cs="Arial" w:asciiTheme="minorAscii" w:hAnsiTheme="minorAscii" w:eastAsiaTheme="minorAscii" w:cstheme="minorAscii"/>
        </w:rPr>
        <w:t xml:space="preserve">D – </w:t>
      </w:r>
    </w:p>
    <w:p w:rsidR="0345AE7F" w:rsidP="7449E066" w:rsidRDefault="7D936AB2" w14:paraId="47F4FD5E" w14:textId="509FE9B4">
      <w:pPr>
        <w:pBdr>
          <w:top w:val="single" w:color="000000" w:sz="4" w:space="4"/>
          <w:left w:val="single" w:color="000000" w:sz="4" w:space="4"/>
          <w:bottom w:val="single" w:color="000000" w:sz="4" w:space="4"/>
          <w:right w:val="single" w:color="000000" w:sz="4" w:space="4"/>
        </w:pBdr>
        <w:spacing w:before="240" w:after="240"/>
        <w:rPr>
          <w:rFonts w:ascii="Arial" w:hAnsi="Arial" w:eastAsia="Arial" w:cs="Arial" w:asciiTheme="minorAscii" w:hAnsiTheme="minorAscii" w:eastAsiaTheme="minorAscii" w:cstheme="minorAscii"/>
        </w:rPr>
      </w:pPr>
      <w:r w:rsidRPr="7449E066" w:rsidR="3575A965">
        <w:rPr>
          <w:rFonts w:ascii="Arial" w:hAnsi="Arial" w:eastAsia="Arial" w:cs="Arial" w:asciiTheme="minorAscii" w:hAnsiTheme="minorAscii" w:eastAsiaTheme="minorAscii" w:cstheme="minorAscii"/>
          <w:b w:val="1"/>
          <w:bCs w:val="1"/>
        </w:rPr>
        <w:t>Notice:</w:t>
      </w:r>
      <w:r w:rsidRPr="7449E066" w:rsidR="3575A965">
        <w:rPr>
          <w:rFonts w:ascii="Arial" w:hAnsi="Arial" w:eastAsia="Arial" w:cs="Arial" w:asciiTheme="minorAscii" w:hAnsiTheme="minorAscii" w:eastAsiaTheme="minorAscii" w:cstheme="minorAscii"/>
        </w:rPr>
        <w:t xml:space="preserve"> Ransomware resides in location I. The positions V and VI should stay empty.</w:t>
      </w:r>
    </w:p>
    <w:p w:rsidR="0345AE7F" w:rsidP="7449E066" w:rsidRDefault="0345AE7F" w14:paraId="05C087BF" w14:textId="0F51EC17">
      <w:pPr>
        <w:spacing w:before="240" w:after="240"/>
        <w:jc w:val="both"/>
        <w:rPr>
          <w:rFonts w:ascii="Arial" w:hAnsi="Arial" w:eastAsia="Arial" w:cs="Arial" w:asciiTheme="minorAscii" w:hAnsiTheme="minorAscii" w:eastAsiaTheme="minorAscii" w:cstheme="minorAscii"/>
          <w:color w:val="000000" w:themeColor="text2"/>
          <w:lang w:val="en-GB"/>
        </w:rPr>
      </w:pPr>
    </w:p>
    <w:p w:rsidR="0345AE7F" w:rsidP="67A60DF4" w:rsidRDefault="7D936AB2" w14:paraId="31D4C8C5" w14:textId="712F8ABF">
      <w:pPr>
        <w:pBdr>
          <w:top w:val="single" w:color="000000" w:sz="4" w:space="4"/>
          <w:left w:val="single" w:color="000000" w:sz="4" w:space="4"/>
          <w:bottom w:val="single" w:color="000000" w:sz="4" w:space="4"/>
          <w:right w:val="single" w:color="000000" w:sz="4" w:space="4"/>
        </w:pBdr>
        <w:spacing w:before="240" w:after="240"/>
        <w:jc w:val="both"/>
        <w:rPr>
          <w:rFonts w:ascii="Arial" w:hAnsi="Arial" w:eastAsia="Arial" w:cs="Arial" w:asciiTheme="minorAscii" w:hAnsiTheme="minorAscii" w:eastAsiaTheme="minorAscii" w:cstheme="minorAscii"/>
          <w:b w:val="1"/>
          <w:bCs w:val="1"/>
          <w:color w:val="000000" w:themeColor="text2"/>
          <w:highlight w:val="yellow"/>
        </w:rPr>
      </w:pPr>
      <w:r w:rsidRPr="67A60DF4" w:rsidR="3575A965">
        <w:rPr>
          <w:rFonts w:ascii="Arial" w:hAnsi="Arial" w:eastAsia="Arial" w:cs="Arial" w:asciiTheme="minorAscii" w:hAnsiTheme="minorAscii" w:eastAsiaTheme="minorAscii" w:cstheme="minorAscii"/>
          <w:b w:val="1"/>
          <w:bCs w:val="1"/>
          <w:color w:val="000000" w:themeColor="text2" w:themeTint="FF" w:themeShade="FF"/>
          <w:highlight w:val="yellow"/>
        </w:rPr>
        <w:t>List 2: Ransomware properties</w:t>
      </w:r>
    </w:p>
    <w:p w:rsidR="0345AE7F" w:rsidP="7449E066" w:rsidRDefault="7D936AB2" w14:paraId="01216048" w14:textId="04A1ACD6">
      <w:pPr>
        <w:pBdr>
          <w:top w:val="single" w:color="000000" w:sz="4" w:space="4"/>
          <w:left w:val="single" w:color="000000" w:sz="4" w:space="4"/>
          <w:bottom w:val="single" w:color="000000" w:sz="4" w:space="4"/>
          <w:right w:val="single" w:color="000000" w:sz="4" w:space="4"/>
        </w:pBdr>
        <w:spacing w:before="240" w:after="240"/>
        <w:jc w:val="both"/>
        <w:rPr>
          <w:rFonts w:ascii="Arial" w:hAnsi="Arial" w:eastAsia="Arial" w:cs="Arial" w:asciiTheme="minorAscii" w:hAnsiTheme="minorAscii" w:eastAsiaTheme="minorAscii" w:cstheme="minorAscii"/>
          <w:color w:val="000000" w:themeColor="text2"/>
        </w:rPr>
      </w:pPr>
      <w:r w:rsidRPr="7449E066" w:rsidR="3575A965">
        <w:rPr>
          <w:rFonts w:ascii="Arial" w:hAnsi="Arial" w:eastAsia="Arial" w:cs="Arial" w:asciiTheme="minorAscii" w:hAnsiTheme="minorAscii" w:eastAsiaTheme="minorAscii" w:cstheme="minorAscii"/>
          <w:color w:val="000000" w:themeColor="text2" w:themeTint="FF" w:themeShade="FF"/>
        </w:rPr>
        <w:t>1 - pretends to be a legitimate software</w:t>
      </w:r>
    </w:p>
    <w:p w:rsidR="0345AE7F" w:rsidP="7449E066" w:rsidRDefault="7D936AB2" w14:paraId="0E44F3BA" w14:textId="6466F7A4">
      <w:pPr>
        <w:pBdr>
          <w:top w:val="single" w:color="000000" w:sz="4" w:space="4"/>
          <w:left w:val="single" w:color="000000" w:sz="4" w:space="4"/>
          <w:bottom w:val="single" w:color="000000" w:sz="4" w:space="4"/>
          <w:right w:val="single" w:color="000000" w:sz="4" w:space="4"/>
        </w:pBdr>
        <w:spacing w:before="240" w:after="240"/>
        <w:jc w:val="both"/>
        <w:rPr>
          <w:rFonts w:ascii="Arial" w:hAnsi="Arial" w:eastAsia="Arial" w:cs="Arial" w:asciiTheme="minorAscii" w:hAnsiTheme="minorAscii" w:eastAsiaTheme="minorAscii" w:cstheme="minorAscii"/>
          <w:color w:val="000000" w:themeColor="text2"/>
        </w:rPr>
      </w:pPr>
      <w:r w:rsidRPr="7449E066" w:rsidR="3575A965">
        <w:rPr>
          <w:rFonts w:ascii="Arial" w:hAnsi="Arial" w:eastAsia="Arial" w:cs="Arial" w:asciiTheme="minorAscii" w:hAnsiTheme="minorAscii" w:eastAsiaTheme="minorAscii" w:cstheme="minorAscii"/>
          <w:color w:val="000000" w:themeColor="text2" w:themeTint="FF" w:themeShade="FF"/>
        </w:rPr>
        <w:t>2 - collects sensitive or private data</w:t>
      </w:r>
    </w:p>
    <w:p w:rsidR="0345AE7F" w:rsidP="7449E066" w:rsidRDefault="7D936AB2" w14:paraId="1183D17F" w14:textId="458BBA55">
      <w:pPr>
        <w:pBdr>
          <w:top w:val="single" w:color="000000" w:sz="4" w:space="4"/>
          <w:left w:val="single" w:color="000000" w:sz="4" w:space="4"/>
          <w:bottom w:val="single" w:color="000000" w:sz="4" w:space="4"/>
          <w:right w:val="single" w:color="000000" w:sz="4" w:space="4"/>
        </w:pBdr>
        <w:spacing w:before="240" w:after="240"/>
        <w:jc w:val="both"/>
        <w:rPr>
          <w:rFonts w:ascii="Arial" w:hAnsi="Arial" w:eastAsia="Arial" w:cs="Arial" w:asciiTheme="minorAscii" w:hAnsiTheme="minorAscii" w:eastAsiaTheme="minorAscii" w:cstheme="minorAscii"/>
          <w:color w:val="000000" w:themeColor="text2"/>
        </w:rPr>
      </w:pPr>
      <w:r w:rsidRPr="7449E066" w:rsidR="3575A965">
        <w:rPr>
          <w:rFonts w:ascii="Arial" w:hAnsi="Arial" w:eastAsia="Arial" w:cs="Arial" w:asciiTheme="minorAscii" w:hAnsiTheme="minorAscii" w:eastAsiaTheme="minorAscii" w:cstheme="minorAscii"/>
          <w:color w:val="000000" w:themeColor="text2" w:themeTint="FF" w:themeShade="FF"/>
        </w:rPr>
        <w:t>3 - replicates itself and attaches to files</w:t>
      </w:r>
    </w:p>
    <w:p w:rsidR="0345AE7F" w:rsidP="7449E066" w:rsidRDefault="7D936AB2" w14:paraId="4DC1535C" w14:textId="70E98E7D">
      <w:pPr>
        <w:pBdr>
          <w:top w:val="single" w:color="000000" w:sz="4" w:space="4"/>
          <w:left w:val="single" w:color="000000" w:sz="4" w:space="4"/>
          <w:bottom w:val="single" w:color="000000" w:sz="4" w:space="4"/>
          <w:right w:val="single" w:color="000000" w:sz="4" w:space="4"/>
        </w:pBdr>
        <w:spacing w:before="240" w:after="240"/>
        <w:jc w:val="both"/>
        <w:rPr>
          <w:rFonts w:ascii="Arial" w:hAnsi="Arial" w:eastAsia="Arial" w:cs="Arial" w:asciiTheme="minorAscii" w:hAnsiTheme="minorAscii" w:eastAsiaTheme="minorAscii" w:cstheme="minorAscii"/>
          <w:color w:val="000000" w:themeColor="text2"/>
        </w:rPr>
      </w:pPr>
      <w:r w:rsidRPr="7449E066" w:rsidR="3575A965">
        <w:rPr>
          <w:rFonts w:ascii="Arial" w:hAnsi="Arial" w:eastAsia="Arial" w:cs="Arial" w:asciiTheme="minorAscii" w:hAnsiTheme="minorAscii" w:eastAsiaTheme="minorAscii" w:cstheme="minorAscii"/>
          <w:color w:val="000000" w:themeColor="text2" w:themeTint="FF" w:themeShade="FF"/>
        </w:rPr>
        <w:t>4 - monitors the user's behaviour online</w:t>
      </w:r>
    </w:p>
    <w:p w:rsidR="0345AE7F" w:rsidP="7449E066" w:rsidRDefault="7D936AB2" w14:paraId="5466C61B" w14:textId="0793BEA8">
      <w:pPr>
        <w:pBdr>
          <w:top w:val="single" w:color="000000" w:sz="4" w:space="4"/>
          <w:left w:val="single" w:color="000000" w:sz="4" w:space="4"/>
          <w:bottom w:val="single" w:color="000000" w:sz="4" w:space="4"/>
          <w:right w:val="single" w:color="000000" w:sz="4" w:space="4"/>
        </w:pBdr>
        <w:spacing w:before="240" w:after="240"/>
        <w:jc w:val="both"/>
        <w:rPr>
          <w:rFonts w:ascii="Arial" w:hAnsi="Arial" w:eastAsia="Arial" w:cs="Arial" w:asciiTheme="minorAscii" w:hAnsiTheme="minorAscii" w:eastAsiaTheme="minorAscii" w:cstheme="minorAscii"/>
          <w:color w:val="000000" w:themeColor="text2"/>
        </w:rPr>
      </w:pPr>
      <w:r w:rsidRPr="7449E066" w:rsidR="3575A965">
        <w:rPr>
          <w:rFonts w:ascii="Arial" w:hAnsi="Arial" w:eastAsia="Arial" w:cs="Arial" w:asciiTheme="minorAscii" w:hAnsiTheme="minorAscii" w:eastAsiaTheme="minorAscii" w:cstheme="minorAscii"/>
          <w:color w:val="000000" w:themeColor="text2" w:themeTint="FF" w:themeShade="FF"/>
        </w:rPr>
        <w:t>5 - locks or deletes files</w:t>
      </w:r>
    </w:p>
    <w:p w:rsidR="0345AE7F" w:rsidP="7449E066" w:rsidRDefault="7D936AB2" w14:paraId="07233E25" w14:textId="1D813938">
      <w:pPr>
        <w:pBdr>
          <w:top w:val="single" w:color="000000" w:sz="4" w:space="4"/>
          <w:left w:val="single" w:color="000000" w:sz="4" w:space="4"/>
          <w:bottom w:val="single" w:color="000000" w:sz="4" w:space="4"/>
          <w:right w:val="single" w:color="000000" w:sz="4" w:space="4"/>
        </w:pBdr>
        <w:spacing w:before="240" w:after="240"/>
        <w:jc w:val="both"/>
        <w:rPr>
          <w:rFonts w:ascii="Arial" w:hAnsi="Arial" w:eastAsia="Arial" w:cs="Arial" w:asciiTheme="minorAscii" w:hAnsiTheme="minorAscii" w:eastAsiaTheme="minorAscii" w:cstheme="minorAscii"/>
          <w:color w:val="000000" w:themeColor="text2"/>
        </w:rPr>
      </w:pPr>
      <w:r w:rsidRPr="7449E066" w:rsidR="3575A965">
        <w:rPr>
          <w:rFonts w:ascii="Arial" w:hAnsi="Arial" w:eastAsia="Arial" w:cs="Arial" w:asciiTheme="minorAscii" w:hAnsiTheme="minorAscii" w:eastAsiaTheme="minorAscii" w:cstheme="minorAscii"/>
          <w:color w:val="000000" w:themeColor="text2" w:themeTint="FF" w:themeShade="FF"/>
        </w:rPr>
        <w:t>6 - is delivered by Trojans</w:t>
      </w:r>
    </w:p>
    <w:p w:rsidR="0345AE7F" w:rsidP="7449E066" w:rsidRDefault="7D936AB2" w14:paraId="4184A2AF" w14:textId="66F3C5B0">
      <w:pPr>
        <w:pBdr>
          <w:top w:val="single" w:color="000000" w:sz="4" w:space="4"/>
          <w:left w:val="single" w:color="000000" w:sz="4" w:space="4"/>
          <w:bottom w:val="single" w:color="000000" w:sz="4" w:space="4"/>
          <w:right w:val="single" w:color="000000" w:sz="4" w:space="4"/>
        </w:pBdr>
        <w:spacing w:before="240" w:after="240"/>
        <w:jc w:val="both"/>
        <w:rPr>
          <w:rFonts w:ascii="Arial" w:hAnsi="Arial" w:eastAsia="Arial" w:cs="Arial" w:asciiTheme="minorAscii" w:hAnsiTheme="minorAscii" w:eastAsiaTheme="minorAscii" w:cstheme="minorAscii"/>
          <w:color w:val="000000" w:themeColor="text2"/>
        </w:rPr>
      </w:pPr>
      <w:r w:rsidRPr="7449E066" w:rsidR="3575A965">
        <w:rPr>
          <w:rFonts w:ascii="Arial" w:hAnsi="Arial" w:eastAsia="Arial" w:cs="Arial" w:asciiTheme="minorAscii" w:hAnsiTheme="minorAscii" w:eastAsiaTheme="minorAscii" w:cstheme="minorAscii"/>
          <w:color w:val="000000" w:themeColor="text2" w:themeTint="FF" w:themeShade="FF"/>
        </w:rPr>
        <w:t>7 - needs a host for activation and transfer</w:t>
      </w:r>
    </w:p>
    <w:p w:rsidR="0345AE7F" w:rsidP="7449E066" w:rsidRDefault="5707E4C2" w14:paraId="1C403FCD" w14:textId="3E8A0E78">
      <w:pPr>
        <w:pStyle w:val="ListParagraph"/>
        <w:numPr>
          <w:ilvl w:val="0"/>
          <w:numId w:val="12"/>
        </w:numPr>
        <w:spacing w:before="240" w:after="240"/>
        <w:jc w:val="both"/>
        <w:rPr>
          <w:rFonts w:ascii="Arial" w:hAnsi="Arial" w:eastAsia="Arial" w:cs="Arial" w:asciiTheme="minorAscii" w:hAnsiTheme="minorAscii" w:eastAsiaTheme="minorAscii" w:cstheme="minorAscii"/>
          <w:color w:val="000000" w:themeColor="text2"/>
          <w:lang w:val="en-US"/>
        </w:rPr>
      </w:pPr>
      <w:r w:rsidRPr="7449E066" w:rsidR="6AE7A95F">
        <w:rPr>
          <w:rFonts w:ascii="Arial" w:hAnsi="Arial" w:eastAsia="Arial" w:cs="Arial" w:asciiTheme="minorAscii" w:hAnsiTheme="minorAscii" w:eastAsiaTheme="minorAscii" w:cstheme="minorAscii"/>
          <w:color w:val="000000" w:themeColor="text2" w:themeTint="FF" w:themeShade="FF"/>
          <w:lang w:val="en-US"/>
        </w:rPr>
        <w:t>Explain</w:t>
      </w:r>
      <w:r w:rsidRPr="7449E066" w:rsidR="7D576BFE">
        <w:rPr>
          <w:rFonts w:ascii="Arial" w:hAnsi="Arial" w:eastAsia="Arial" w:cs="Arial" w:asciiTheme="minorAscii" w:hAnsiTheme="minorAscii" w:eastAsiaTheme="minorAscii" w:cstheme="minorAscii"/>
          <w:color w:val="000000" w:themeColor="text2" w:themeTint="FF" w:themeShade="FF"/>
          <w:lang w:val="en-US"/>
        </w:rPr>
        <w:t xml:space="preserve"> to the students that t</w:t>
      </w:r>
      <w:r w:rsidRPr="7449E066" w:rsidR="3B688BD6">
        <w:rPr>
          <w:rFonts w:ascii="Arial" w:hAnsi="Arial" w:eastAsia="Arial" w:cs="Arial" w:asciiTheme="minorAscii" w:hAnsiTheme="minorAscii" w:eastAsiaTheme="minorAscii" w:cstheme="minorAscii"/>
          <w:color w:val="000000" w:themeColor="text2" w:themeTint="FF" w:themeShade="FF"/>
          <w:lang w:val="en-US"/>
        </w:rPr>
        <w:t xml:space="preserve">he task involves four malware types, but only three of them are known in advance </w:t>
      </w:r>
      <w:r w:rsidRPr="7449E066" w:rsidR="42E7264D">
        <w:rPr>
          <w:rFonts w:ascii="Arial" w:hAnsi="Arial" w:eastAsia="Arial" w:cs="Arial" w:asciiTheme="minorAscii" w:hAnsiTheme="minorAscii" w:eastAsiaTheme="minorAscii" w:cstheme="minorAscii"/>
          <w:color w:val="000000" w:themeColor="text2" w:themeTint="FF" w:themeShade="FF"/>
          <w:lang w:val="en-US"/>
        </w:rPr>
        <w:t>(</w:t>
      </w:r>
      <w:r w:rsidRPr="7449E066" w:rsidR="3B688BD6">
        <w:rPr>
          <w:rFonts w:ascii="Arial" w:hAnsi="Arial" w:eastAsia="Arial" w:cs="Arial" w:asciiTheme="minorAscii" w:hAnsiTheme="minorAscii" w:eastAsiaTheme="minorAscii" w:cstheme="minorAscii"/>
          <w:color w:val="000000" w:themeColor="text2" w:themeTint="FF" w:themeShade="FF"/>
          <w:lang w:val="en-US"/>
        </w:rPr>
        <w:t>A-C in List 1</w:t>
      </w:r>
      <w:r w:rsidRPr="7449E066" w:rsidR="7519EED7">
        <w:rPr>
          <w:rFonts w:ascii="Arial" w:hAnsi="Arial" w:eastAsia="Arial" w:cs="Arial" w:asciiTheme="minorAscii" w:hAnsiTheme="minorAscii" w:eastAsiaTheme="minorAscii" w:cstheme="minorAscii"/>
          <w:color w:val="000000" w:themeColor="text2" w:themeTint="FF" w:themeShade="FF"/>
          <w:lang w:val="en-US"/>
        </w:rPr>
        <w:t>)</w:t>
      </w:r>
      <w:r w:rsidRPr="7449E066" w:rsidR="3B688BD6">
        <w:rPr>
          <w:rFonts w:ascii="Arial" w:hAnsi="Arial" w:eastAsia="Arial" w:cs="Arial" w:asciiTheme="minorAscii" w:hAnsiTheme="minorAscii" w:eastAsiaTheme="minorAscii" w:cstheme="minorAscii"/>
          <w:color w:val="000000" w:themeColor="text2" w:themeTint="FF" w:themeShade="FF"/>
          <w:lang w:val="en-US"/>
        </w:rPr>
        <w:t>. The missing malware type should be represented by a question mark on the board.</w:t>
      </w:r>
      <w:r w:rsidRPr="7449E066" w:rsidR="672BB981">
        <w:rPr>
          <w:rFonts w:ascii="Arial" w:hAnsi="Arial" w:eastAsia="Arial" w:cs="Arial" w:asciiTheme="minorAscii" w:hAnsiTheme="minorAscii" w:eastAsiaTheme="minorAscii" w:cstheme="minorAscii"/>
          <w:color w:val="000000" w:themeColor="text2" w:themeTint="FF" w:themeShade="FF"/>
          <w:lang w:val="en-US"/>
        </w:rPr>
        <w:t xml:space="preserve"> In this version of the game the students must try to find out what the missing malware type is in addition to matching the known malware types from List 1 with the properties from List 2. </w:t>
      </w:r>
      <w:r w:rsidRPr="7449E066" w:rsidR="35B3565C">
        <w:rPr>
          <w:rFonts w:ascii="Arial" w:hAnsi="Arial" w:eastAsia="Arial" w:cs="Arial" w:asciiTheme="minorAscii" w:hAnsiTheme="minorAscii" w:eastAsiaTheme="minorAscii" w:cstheme="minorAscii"/>
          <w:color w:val="000000" w:themeColor="text2" w:themeTint="FF" w:themeShade="FF"/>
          <w:lang w:val="en-US"/>
        </w:rPr>
        <w:t>The solution to this example can be found in the image below.</w:t>
      </w:r>
    </w:p>
    <w:p w:rsidR="0345AE7F" w:rsidP="7449E066" w:rsidRDefault="542BF119" w14:paraId="7E227E99" w14:textId="0C822679">
      <w:pPr>
        <w:pStyle w:val="ListParagraph"/>
        <w:numPr>
          <w:ilvl w:val="0"/>
          <w:numId w:val="12"/>
        </w:numPr>
        <w:spacing w:before="240" w:after="240"/>
        <w:jc w:val="both"/>
        <w:rPr>
          <w:rFonts w:ascii="Arial" w:hAnsi="Arial" w:eastAsia="Arial" w:cs="Arial" w:asciiTheme="minorAscii" w:hAnsiTheme="minorAscii" w:eastAsiaTheme="minorAscii" w:cstheme="minorAscii"/>
          <w:color w:val="000000" w:themeColor="text2"/>
        </w:rPr>
      </w:pPr>
      <w:r w:rsidRPr="7449E066" w:rsidR="3B688BD6">
        <w:rPr>
          <w:rFonts w:ascii="Arial" w:hAnsi="Arial" w:eastAsia="Arial" w:cs="Arial" w:asciiTheme="minorAscii" w:hAnsiTheme="minorAscii" w:eastAsiaTheme="minorAscii" w:cstheme="minorAscii"/>
          <w:color w:val="000000" w:themeColor="text2" w:themeTint="FF" w:themeShade="FF"/>
        </w:rPr>
        <w:t xml:space="preserve">Modify the </w:t>
      </w:r>
      <w:r w:rsidRPr="7449E066" w:rsidR="2594C8C5">
        <w:rPr>
          <w:rFonts w:ascii="Arial" w:hAnsi="Arial" w:eastAsia="Arial" w:cs="Arial" w:asciiTheme="minorAscii" w:hAnsiTheme="minorAscii" w:eastAsiaTheme="minorAscii" w:cstheme="minorAscii"/>
          <w:color w:val="000000" w:themeColor="text2" w:themeTint="FF" w:themeShade="FF"/>
        </w:rPr>
        <w:t>questions</w:t>
      </w:r>
      <w:r w:rsidRPr="7449E066" w:rsidR="3B688BD6">
        <w:rPr>
          <w:rFonts w:ascii="Arial" w:hAnsi="Arial" w:eastAsia="Arial" w:cs="Arial" w:asciiTheme="minorAscii" w:hAnsiTheme="minorAscii" w:eastAsiaTheme="minorAscii" w:cstheme="minorAscii"/>
          <w:color w:val="000000" w:themeColor="text2" w:themeTint="FF" w:themeShade="FF"/>
        </w:rPr>
        <w:t>:</w:t>
      </w:r>
    </w:p>
    <w:p w:rsidR="0345AE7F" w:rsidP="7449E066" w:rsidRDefault="542BF119" w14:paraId="2FF38B99" w14:textId="588B83D1">
      <w:pPr>
        <w:pStyle w:val="ListParagraph"/>
        <w:numPr>
          <w:ilvl w:val="1"/>
          <w:numId w:val="10"/>
        </w:numPr>
        <w:spacing w:before="240" w:after="240"/>
        <w:jc w:val="both"/>
        <w:rPr>
          <w:rFonts w:ascii="Arial" w:hAnsi="Arial" w:eastAsia="Arial" w:cs="Arial" w:asciiTheme="minorAscii" w:hAnsiTheme="minorAscii" w:eastAsiaTheme="minorAscii" w:cstheme="minorAscii"/>
          <w:lang w:val="en-US"/>
        </w:rPr>
      </w:pPr>
      <w:r w:rsidRPr="7449E066" w:rsidR="3B688BD6">
        <w:rPr>
          <w:rFonts w:ascii="Arial" w:hAnsi="Arial" w:eastAsia="Arial" w:cs="Arial" w:asciiTheme="minorAscii" w:hAnsiTheme="minorAscii" w:eastAsiaTheme="minorAscii" w:cstheme="minorAscii"/>
        </w:rPr>
        <w:t>What is the sum of numbers linked to position II?</w:t>
      </w:r>
    </w:p>
    <w:p w:rsidR="0345AE7F" w:rsidP="7449E066" w:rsidRDefault="542BF119" w14:paraId="36C5A45F" w14:textId="586E9463">
      <w:pPr>
        <w:pStyle w:val="ListParagraph"/>
        <w:numPr>
          <w:ilvl w:val="1"/>
          <w:numId w:val="10"/>
        </w:numPr>
        <w:spacing w:before="240" w:after="240"/>
        <w:rPr>
          <w:rFonts w:ascii="Arial" w:hAnsi="Arial" w:eastAsia="Arial" w:cs="Arial" w:asciiTheme="minorAscii" w:hAnsiTheme="minorAscii" w:eastAsiaTheme="minorAscii" w:cstheme="minorAscii"/>
          <w:highlight w:val="magenta"/>
          <w:lang w:val="en-US"/>
        </w:rPr>
      </w:pPr>
      <w:r w:rsidRPr="7449E066" w:rsidR="3B688BD6">
        <w:rPr>
          <w:rFonts w:ascii="Arial" w:hAnsi="Arial" w:eastAsia="Arial" w:cs="Arial" w:asciiTheme="minorAscii" w:hAnsiTheme="minorAscii" w:eastAsiaTheme="minorAscii" w:cstheme="minorAscii"/>
        </w:rPr>
        <w:t>Which malware type hides under the question mark?</w:t>
      </w:r>
    </w:p>
    <w:p w:rsidR="0345AE7F" w:rsidP="7449E066" w:rsidRDefault="0345AE7F" w14:paraId="78A86E82" w14:textId="52FF650E">
      <w:pPr>
        <w:spacing w:before="240" w:after="240"/>
        <w:jc w:val="both"/>
        <w:rPr>
          <w:rFonts w:ascii="Arial" w:hAnsi="Arial" w:eastAsia="Arial" w:cs="Arial" w:asciiTheme="minorAscii" w:hAnsiTheme="minorAscii" w:eastAsiaTheme="minorAscii" w:cstheme="minorAscii"/>
          <w:color w:val="000000" w:themeColor="text2"/>
          <w:highlight w:val="magenta"/>
          <w:lang w:val="en-GB"/>
        </w:rPr>
      </w:pPr>
    </w:p>
    <w:p w:rsidR="0345AE7F" w:rsidP="7449E066" w:rsidRDefault="542BF119" w14:paraId="25647B0F" w14:textId="15BD1D50">
      <w:pPr>
        <w:shd w:val="clear" w:color="auto" w:fill="F2F2F2" w:themeFill="background2" w:themeFillShade="F2"/>
        <w:spacing w:before="240" w:after="240"/>
        <w:jc w:val="center"/>
        <w:rPr>
          <w:rFonts w:ascii="Arial" w:hAnsi="Arial" w:eastAsia="Arial" w:cs="Arial" w:asciiTheme="minorAscii" w:hAnsiTheme="minorAscii" w:eastAsiaTheme="minorAscii" w:cstheme="minorAscii"/>
          <w:color w:val="000000" w:themeColor="text2"/>
          <w:lang w:val="en-GB"/>
        </w:rPr>
      </w:pPr>
      <w:r w:rsidR="3B688BD6">
        <w:drawing>
          <wp:inline wp14:editId="4F51BAC5" wp14:anchorId="1FB90BF1">
            <wp:extent cx="2609850" cy="3696330"/>
            <wp:effectExtent l="0" t="0" r="0" b="0"/>
            <wp:docPr id="21442188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92176962" name="Picture 1792176962"/>
                    <pic:cNvPicPr/>
                  </pic:nvPicPr>
                  <pic:blipFill>
                    <a:blip xmlns:r="http://schemas.openxmlformats.org/officeDocument/2006/relationships" r:embed="rId11">
                      <a:extLst>
                        <a:ext uri="{28A0092B-C50C-407E-A947-70E740481C1C}">
                          <a14:useLocalDpi xmlns:a14="http://schemas.microsoft.com/office/drawing/2010/main"/>
                        </a:ext>
                      </a:extLst>
                    </a:blip>
                    <a:stretch>
                      <a:fillRect/>
                    </a:stretch>
                  </pic:blipFill>
                  <pic:spPr>
                    <a:xfrm>
                      <a:off x="0" y="0"/>
                      <a:ext cx="2609850" cy="3696330"/>
                    </a:xfrm>
                    <a:prstGeom prst="rect">
                      <a:avLst/>
                    </a:prstGeom>
                  </pic:spPr>
                </pic:pic>
              </a:graphicData>
            </a:graphic>
          </wp:inline>
        </w:drawing>
      </w:r>
    </w:p>
    <w:p w:rsidR="336DF0A6" w:rsidP="7449E066" w:rsidRDefault="336DF0A6" w14:paraId="3CEEF7D4" w14:textId="7BC48F97">
      <w:pPr>
        <w:pStyle w:val="ListParagraph"/>
        <w:spacing w:before="240" w:after="240"/>
        <w:ind w:left="0"/>
        <w:jc w:val="both"/>
        <w:rPr>
          <w:rFonts w:ascii="Arial" w:hAnsi="Arial" w:eastAsia="Arial" w:cs="Arial" w:asciiTheme="minorAscii" w:hAnsiTheme="minorAscii" w:eastAsiaTheme="minorAscii" w:cstheme="minorAscii"/>
          <w:i w:val="1"/>
          <w:iCs w:val="1"/>
          <w:color w:val="000000" w:themeColor="text2"/>
          <w:lang w:val="en-GB"/>
        </w:rPr>
      </w:pPr>
      <w:r w:rsidRPr="7449E066" w:rsidR="39B51A93">
        <w:rPr>
          <w:rFonts w:ascii="Arial" w:hAnsi="Arial" w:eastAsia="Arial" w:cs="Arial" w:asciiTheme="minorAscii" w:hAnsiTheme="minorAscii" w:eastAsiaTheme="minorAscii" w:cstheme="minorAscii"/>
          <w:i w:val="1"/>
          <w:iCs w:val="1"/>
          <w:color w:val="000000" w:themeColor="text2" w:themeTint="FF" w:themeShade="FF"/>
          <w:lang w:val="en-GB"/>
        </w:rPr>
        <w:t>Alternative options are:</w:t>
      </w:r>
    </w:p>
    <w:p w:rsidR="13CE41BC" w:rsidP="7449E066" w:rsidRDefault="13CE41BC" w14:paraId="0EEB3DAB" w14:textId="6E757A6E">
      <w:pPr>
        <w:pStyle w:val="ListParagraph"/>
        <w:numPr>
          <w:ilvl w:val="0"/>
          <w:numId w:val="28"/>
        </w:numPr>
        <w:jc w:val="both"/>
        <w:rPr>
          <w:rFonts w:ascii="Arial" w:hAnsi="Arial" w:eastAsia="Arial" w:cs="Arial" w:asciiTheme="minorAscii" w:hAnsiTheme="minorAscii" w:eastAsiaTheme="minorAscii" w:cstheme="minorAscii"/>
          <w:color w:val="000000" w:themeColor="text2"/>
          <w:lang w:val="en-GB"/>
        </w:rPr>
      </w:pPr>
      <w:r w:rsidRPr="7449E066" w:rsidR="34806CB0">
        <w:rPr>
          <w:rFonts w:ascii="Arial" w:hAnsi="Arial" w:eastAsia="Arial" w:cs="Arial" w:asciiTheme="minorAscii" w:hAnsiTheme="minorAscii" w:eastAsiaTheme="minorAscii" w:cstheme="minorAscii"/>
          <w:color w:val="000000" w:themeColor="text2" w:themeTint="FF" w:themeShade="FF"/>
          <w:lang w:val="en-GB"/>
        </w:rPr>
        <w:t>The game provides a feature to arrange a friendly competition. The goal could be to calculate the sum or multiplication of the knots within group III. The group that makes it first goes to the whiteboard and writes the answer(s).</w:t>
      </w:r>
    </w:p>
    <w:p w:rsidR="1187087B" w:rsidP="7449E066" w:rsidRDefault="1187087B" w14:paraId="4EE6D317" w14:textId="7C4DE654">
      <w:pPr>
        <w:pStyle w:val="ListParagraph"/>
        <w:numPr>
          <w:ilvl w:val="0"/>
          <w:numId w:val="28"/>
        </w:numPr>
        <w:jc w:val="both"/>
        <w:rPr>
          <w:rFonts w:ascii="Arial" w:hAnsi="Arial" w:eastAsia="Arial" w:cs="Arial" w:asciiTheme="minorAscii" w:hAnsiTheme="minorAscii" w:eastAsiaTheme="minorAscii" w:cstheme="minorAscii"/>
          <w:color w:val="000000" w:themeColor="text2"/>
          <w:lang w:val="en-GB"/>
        </w:rPr>
      </w:pPr>
      <w:r w:rsidRPr="7449E066" w:rsidR="0B9F8EB8">
        <w:rPr>
          <w:rFonts w:ascii="Arial" w:hAnsi="Arial" w:eastAsia="Arial" w:cs="Arial" w:asciiTheme="minorAscii" w:hAnsiTheme="minorAscii" w:eastAsiaTheme="minorAscii" w:cstheme="minorAscii"/>
          <w:color w:val="000000" w:themeColor="text2" w:themeTint="FF" w:themeShade="FF"/>
          <w:lang w:val="en-GB"/>
        </w:rPr>
        <w:t xml:space="preserve">Another </w:t>
      </w:r>
      <w:r w:rsidRPr="7449E066" w:rsidR="34806CB0">
        <w:rPr>
          <w:rFonts w:ascii="Arial" w:hAnsi="Arial" w:eastAsia="Arial" w:cs="Arial" w:asciiTheme="minorAscii" w:hAnsiTheme="minorAscii" w:eastAsiaTheme="minorAscii" w:cstheme="minorAscii"/>
          <w:color w:val="000000" w:themeColor="text2" w:themeTint="FF" w:themeShade="FF"/>
          <w:lang w:val="en-GB"/>
        </w:rPr>
        <w:t xml:space="preserve">task </w:t>
      </w:r>
      <w:r w:rsidRPr="7449E066" w:rsidR="647D92EE">
        <w:rPr>
          <w:rFonts w:ascii="Arial" w:hAnsi="Arial" w:eastAsia="Arial" w:cs="Arial" w:asciiTheme="minorAscii" w:hAnsiTheme="minorAscii" w:eastAsiaTheme="minorAscii" w:cstheme="minorAscii"/>
          <w:color w:val="000000" w:themeColor="text2" w:themeTint="FF" w:themeShade="FF"/>
          <w:lang w:val="en-GB"/>
        </w:rPr>
        <w:t>could</w:t>
      </w:r>
      <w:r w:rsidRPr="7449E066" w:rsidR="34806CB0">
        <w:rPr>
          <w:rFonts w:ascii="Arial" w:hAnsi="Arial" w:eastAsia="Arial" w:cs="Arial" w:asciiTheme="minorAscii" w:hAnsiTheme="minorAscii" w:eastAsiaTheme="minorAscii" w:cstheme="minorAscii"/>
          <w:color w:val="000000" w:themeColor="text2" w:themeTint="FF" w:themeShade="FF"/>
          <w:lang w:val="en-GB"/>
        </w:rPr>
        <w:t xml:space="preserve"> be to identify which malware type hides under the type IV.</w:t>
      </w:r>
    </w:p>
    <w:p w:rsidR="11D6DF1F" w:rsidP="7449E066" w:rsidRDefault="11D6DF1F" w14:paraId="27EBC717" w14:textId="24A699C6">
      <w:pPr>
        <w:pStyle w:val="ListParagraph"/>
        <w:numPr>
          <w:ilvl w:val="0"/>
          <w:numId w:val="28"/>
        </w:numPr>
        <w:jc w:val="both"/>
        <w:rPr>
          <w:rFonts w:ascii="Arial" w:hAnsi="Arial" w:eastAsia="Arial" w:cs="Arial" w:asciiTheme="minorAscii" w:hAnsiTheme="minorAscii" w:eastAsiaTheme="minorAscii" w:cstheme="minorAscii"/>
          <w:color w:val="000000" w:themeColor="text2"/>
          <w:highlight w:val="green"/>
          <w:lang w:val="en-US"/>
        </w:rPr>
      </w:pPr>
      <w:r w:rsidRPr="7449E066" w:rsidR="2A5C641D">
        <w:rPr>
          <w:rFonts w:ascii="Arial" w:hAnsi="Arial" w:eastAsia="Arial" w:cs="Arial" w:asciiTheme="minorAscii" w:hAnsiTheme="minorAscii" w:eastAsiaTheme="minorAscii" w:cstheme="minorAscii"/>
          <w:color w:val="000000" w:themeColor="text2" w:themeTint="FF" w:themeShade="FF"/>
          <w:lang w:val="en-US"/>
        </w:rPr>
        <w:t xml:space="preserve">To make the game more complex, </w:t>
      </w:r>
      <w:r w:rsidRPr="7449E066" w:rsidR="45745911">
        <w:rPr>
          <w:rFonts w:ascii="Arial" w:hAnsi="Arial" w:eastAsia="Arial" w:cs="Arial" w:asciiTheme="minorAscii" w:hAnsiTheme="minorAscii" w:eastAsiaTheme="minorAscii" w:cstheme="minorAscii"/>
          <w:color w:val="000000" w:themeColor="text2" w:themeTint="FF" w:themeShade="FF"/>
          <w:lang w:val="en-US"/>
        </w:rPr>
        <w:t>each group can have a different set of malware types and their properties. Or t</w:t>
      </w:r>
      <w:r w:rsidRPr="7449E066" w:rsidR="0EF1FCA6">
        <w:rPr>
          <w:rFonts w:ascii="Arial" w:hAnsi="Arial" w:eastAsia="Arial" w:cs="Arial" w:asciiTheme="minorAscii" w:hAnsiTheme="minorAscii" w:eastAsiaTheme="minorAscii" w:cstheme="minorAscii"/>
          <w:color w:val="000000" w:themeColor="text2" w:themeTint="FF" w:themeShade="FF"/>
          <w:lang w:val="en-US"/>
        </w:rPr>
        <w:t xml:space="preserve">he list of malware types and properties can include incorrect elements or lack necessary elements, i.e. </w:t>
      </w:r>
      <w:r w:rsidRPr="7449E066" w:rsidR="2A5C641D">
        <w:rPr>
          <w:rFonts w:ascii="Arial" w:hAnsi="Arial" w:eastAsia="Arial" w:cs="Arial" w:asciiTheme="minorAscii" w:hAnsiTheme="minorAscii" w:eastAsiaTheme="minorAscii" w:cstheme="minorAscii"/>
          <w:color w:val="000000" w:themeColor="text2" w:themeTint="FF" w:themeShade="FF"/>
          <w:lang w:val="en-US"/>
        </w:rPr>
        <w:t xml:space="preserve">some malware types can </w:t>
      </w:r>
      <w:r w:rsidRPr="7449E066" w:rsidR="31127D95">
        <w:rPr>
          <w:rFonts w:ascii="Arial" w:hAnsi="Arial" w:eastAsia="Arial" w:cs="Arial" w:asciiTheme="minorAscii" w:hAnsiTheme="minorAscii" w:eastAsiaTheme="minorAscii" w:cstheme="minorAscii"/>
          <w:color w:val="000000" w:themeColor="text2" w:themeTint="FF" w:themeShade="FF"/>
          <w:lang w:val="en-US"/>
        </w:rPr>
        <w:t>lack properties in the list</w:t>
      </w:r>
      <w:r w:rsidRPr="7449E066" w:rsidR="2A5C641D">
        <w:rPr>
          <w:rFonts w:ascii="Arial" w:hAnsi="Arial" w:eastAsia="Arial" w:cs="Arial" w:asciiTheme="minorAscii" w:hAnsiTheme="minorAscii" w:eastAsiaTheme="minorAscii" w:cstheme="minorAscii"/>
          <w:color w:val="000000" w:themeColor="text2" w:themeTint="FF" w:themeShade="FF"/>
          <w:lang w:val="en-US"/>
        </w:rPr>
        <w:t xml:space="preserve">, some properties in the set can be unused, and some malware can stay without properties (not provided to students). The examples </w:t>
      </w:r>
      <w:r w:rsidRPr="7449E066" w:rsidR="5BC66F88">
        <w:rPr>
          <w:rFonts w:ascii="Arial" w:hAnsi="Arial" w:eastAsia="Arial" w:cs="Arial" w:asciiTheme="minorAscii" w:hAnsiTheme="minorAscii" w:eastAsiaTheme="minorAscii" w:cstheme="minorAscii"/>
          <w:color w:val="000000" w:themeColor="text2" w:themeTint="FF" w:themeShade="FF"/>
          <w:lang w:val="en-US"/>
        </w:rPr>
        <w:t>below</w:t>
      </w:r>
      <w:r w:rsidRPr="7449E066" w:rsidR="2A5C641D">
        <w:rPr>
          <w:rFonts w:ascii="Arial" w:hAnsi="Arial" w:eastAsia="Arial" w:cs="Arial" w:asciiTheme="minorAscii" w:hAnsiTheme="minorAscii" w:eastAsiaTheme="minorAscii" w:cstheme="minorAscii"/>
          <w:color w:val="000000" w:themeColor="text2" w:themeTint="FF" w:themeShade="FF"/>
          <w:lang w:val="en-US"/>
        </w:rPr>
        <w:t xml:space="preserve"> give</w:t>
      </w:r>
      <w:r w:rsidRPr="7449E066" w:rsidR="3549FE28">
        <w:rPr>
          <w:rFonts w:ascii="Arial" w:hAnsi="Arial" w:eastAsia="Arial" w:cs="Arial" w:asciiTheme="minorAscii" w:hAnsiTheme="minorAscii" w:eastAsiaTheme="minorAscii" w:cstheme="minorAscii"/>
          <w:color w:val="000000" w:themeColor="text2" w:themeTint="FF" w:themeShade="FF"/>
          <w:lang w:val="en-US"/>
        </w:rPr>
        <w:t xml:space="preserve"> some</w:t>
      </w:r>
      <w:r w:rsidRPr="7449E066" w:rsidR="2A5C641D">
        <w:rPr>
          <w:rFonts w:ascii="Arial" w:hAnsi="Arial" w:eastAsia="Arial" w:cs="Arial" w:asciiTheme="minorAscii" w:hAnsiTheme="minorAscii" w:eastAsiaTheme="minorAscii" w:cstheme="minorAscii"/>
          <w:color w:val="000000" w:themeColor="text2" w:themeTint="FF" w:themeShade="FF"/>
          <w:lang w:val="en-US"/>
        </w:rPr>
        <w:t xml:space="preserve"> ideas for such situations. </w:t>
      </w:r>
    </w:p>
    <w:p w:rsidR="4173374A" w:rsidP="7449E066" w:rsidRDefault="4173374A" w14:paraId="0FC34FAE" w14:textId="78632B1B">
      <w:pPr>
        <w:pStyle w:val="Normal"/>
        <w:ind w:left="0"/>
        <w:jc w:val="both"/>
        <w:rPr>
          <w:rFonts w:ascii="Arial" w:hAnsi="Arial" w:eastAsia="Arial" w:cs="Arial" w:asciiTheme="minorAscii" w:hAnsiTheme="minorAscii" w:eastAsiaTheme="minorAscii" w:cstheme="minorAscii"/>
          <w:color w:val="000000" w:themeColor="text2"/>
          <w:highlight w:val="green"/>
          <w:lang w:val="en-US"/>
        </w:rPr>
      </w:pPr>
    </w:p>
    <w:p w:rsidR="3D7617E5" w:rsidP="7449E066" w:rsidRDefault="3D7617E5" w14:paraId="77ECA699" w14:textId="319438D0">
      <w:pPr>
        <w:jc w:val="both"/>
        <w:rPr>
          <w:rFonts w:ascii="Arial" w:hAnsi="Arial" w:eastAsia="Arial" w:cs="Arial" w:asciiTheme="minorAscii" w:hAnsiTheme="minorAscii" w:eastAsiaTheme="minorAscii" w:cstheme="minorAscii"/>
          <w:color w:val="000000" w:themeColor="text2"/>
          <w:lang w:val="en-GB"/>
        </w:rPr>
      </w:pPr>
      <w:r w:rsidRPr="7449E066" w:rsidR="11AA80C4">
        <w:rPr>
          <w:rFonts w:ascii="Arial" w:hAnsi="Arial" w:eastAsia="Arial" w:cs="Arial" w:asciiTheme="minorAscii" w:hAnsiTheme="minorAscii" w:eastAsiaTheme="minorAscii" w:cstheme="minorAscii"/>
          <w:b w:val="1"/>
          <w:bCs w:val="1"/>
          <w:color w:val="000000" w:themeColor="text2" w:themeTint="FF" w:themeShade="FF"/>
          <w:lang w:val="en-GB"/>
        </w:rPr>
        <w:t>Step 3: Plenary – Summary and informal assessment</w:t>
      </w:r>
    </w:p>
    <w:p w:rsidR="65F411C7" w:rsidP="7449E066" w:rsidRDefault="65F411C7" w14:paraId="71FA8E5B" w14:textId="2365EEB7">
      <w:pPr>
        <w:jc w:val="both"/>
        <w:rPr>
          <w:rFonts w:ascii="Arial" w:hAnsi="Arial" w:eastAsia="Arial" w:cs="Arial" w:asciiTheme="minorAscii" w:hAnsiTheme="minorAscii" w:eastAsiaTheme="minorAscii" w:cstheme="minorAscii"/>
          <w:color w:val="000000" w:themeColor="text2"/>
          <w:highlight w:val="cyan"/>
          <w:lang w:val="en-GB"/>
        </w:rPr>
      </w:pPr>
    </w:p>
    <w:p w:rsidR="3D7617E5" w:rsidP="7449E066" w:rsidRDefault="4BDEBA72" w14:paraId="7027E48D" w14:textId="0073289C">
      <w:pPr>
        <w:pStyle w:val="Normal"/>
        <w:jc w:val="both"/>
        <w:rPr>
          <w:rFonts w:ascii="Arial" w:hAnsi="Arial" w:eastAsia="Arial" w:cs="Arial" w:asciiTheme="minorAscii" w:hAnsiTheme="minorAscii" w:eastAsiaTheme="minorAscii" w:cstheme="minorAscii"/>
          <w:color w:val="000000" w:themeColor="text2" w:themeTint="FF" w:themeShade="FF"/>
          <w:lang w:val="en-GB"/>
        </w:rPr>
      </w:pPr>
      <w:r w:rsidRPr="7449E066" w:rsidR="40EB42AA">
        <w:rPr>
          <w:rFonts w:ascii="Arial" w:hAnsi="Arial" w:eastAsia="Arial" w:cs="Arial" w:asciiTheme="minorAscii" w:hAnsiTheme="minorAscii" w:eastAsiaTheme="minorAscii" w:cstheme="minorAscii"/>
          <w:b w:val="1"/>
          <w:bCs w:val="1"/>
          <w:lang w:val="en-US"/>
        </w:rPr>
        <w:t xml:space="preserve">Task A: Explain </w:t>
      </w:r>
      <w:r w:rsidRPr="7449E066" w:rsidR="40EB42AA">
        <w:rPr>
          <w:rFonts w:ascii="Arial" w:hAnsi="Arial" w:eastAsia="Arial" w:cs="Arial" w:asciiTheme="minorAscii" w:hAnsiTheme="minorAscii" w:eastAsiaTheme="minorAscii" w:cstheme="minorAscii"/>
          <w:lang w:val="en-US"/>
        </w:rPr>
        <w:t>(A) - In this session we have looked a</w:t>
      </w:r>
      <w:r w:rsidRPr="7449E066" w:rsidR="1E0F1F29">
        <w:rPr>
          <w:rFonts w:ascii="Arial" w:hAnsi="Arial" w:eastAsia="Arial" w:cs="Arial" w:asciiTheme="minorAscii" w:hAnsiTheme="minorAscii" w:eastAsiaTheme="minorAscii" w:cstheme="minorAscii"/>
          <w:lang w:val="en-US"/>
        </w:rPr>
        <w:t xml:space="preserve">t </w:t>
      </w:r>
      <w:r w:rsidRPr="7449E066" w:rsidR="1E0F1F29">
        <w:rPr>
          <w:rStyle w:val="normaltextrun"/>
          <w:rFonts w:ascii="Arial" w:hAnsi="Arial" w:eastAsia="Arial" w:cs="Arial" w:asciiTheme="minorAscii" w:hAnsiTheme="minorAscii" w:eastAsiaTheme="minorAscii" w:cstheme="minorAscii"/>
          <w:color w:val="auto"/>
          <w:lang w:val="en-GB"/>
        </w:rPr>
        <w:t>different malware types, their behaviour, and signs that a device has been infected.</w:t>
      </w:r>
      <w:r w:rsidRPr="7449E066" w:rsidR="1E0F1F29">
        <w:rPr>
          <w:rFonts w:ascii="Arial" w:hAnsi="Arial" w:eastAsia="Arial" w:cs="Arial" w:asciiTheme="minorAscii" w:hAnsiTheme="minorAscii" w:eastAsiaTheme="minorAscii" w:cstheme="minorAscii"/>
          <w:color w:val="auto"/>
          <w:lang w:val="en-GB"/>
        </w:rPr>
        <w:t xml:space="preserve"> </w:t>
      </w:r>
    </w:p>
    <w:p w:rsidR="65F411C7" w:rsidP="7449E066" w:rsidRDefault="65F411C7" w14:paraId="2D0D06EF" w14:textId="6F75D916">
      <w:pPr>
        <w:jc w:val="both"/>
        <w:rPr>
          <w:rFonts w:ascii="Arial" w:hAnsi="Arial" w:eastAsia="Arial" w:cs="Arial" w:asciiTheme="minorAscii" w:hAnsiTheme="minorAscii" w:eastAsiaTheme="minorAscii" w:cstheme="minorAscii"/>
          <w:color w:val="000000" w:themeColor="text2"/>
          <w:lang w:val="en-GB"/>
        </w:rPr>
      </w:pPr>
    </w:p>
    <w:p w:rsidR="3D7617E5" w:rsidP="7449E066" w:rsidRDefault="1552AE9F" w14:paraId="269210D2" w14:textId="642B13C8">
      <w:pPr>
        <w:jc w:val="both"/>
        <w:rPr>
          <w:rFonts w:ascii="Arial" w:hAnsi="Arial" w:eastAsia="Arial" w:cs="Arial" w:asciiTheme="minorAscii" w:hAnsiTheme="minorAscii" w:eastAsiaTheme="minorAscii" w:cstheme="minorAscii"/>
          <w:color w:val="000000" w:themeColor="text2"/>
          <w:lang w:val="en-GB"/>
        </w:rPr>
      </w:pPr>
      <w:r w:rsidRPr="7449E066" w:rsidR="1DE54D93">
        <w:rPr>
          <w:rFonts w:ascii="Arial" w:hAnsi="Arial" w:eastAsia="Arial" w:cs="Arial" w:asciiTheme="minorAscii" w:hAnsiTheme="minorAscii" w:eastAsiaTheme="minorAscii" w:cstheme="minorAscii"/>
          <w:b w:val="1"/>
          <w:bCs w:val="1"/>
          <w:lang w:val="en-US"/>
        </w:rPr>
        <w:t xml:space="preserve">Task B: Individual written task and share </w:t>
      </w:r>
      <w:r w:rsidRPr="7449E066" w:rsidR="1DE54D93">
        <w:rPr>
          <w:rFonts w:ascii="Arial" w:hAnsi="Arial" w:eastAsia="Arial" w:cs="Arial" w:asciiTheme="minorAscii" w:hAnsiTheme="minorAscii" w:eastAsiaTheme="minorAscii" w:cstheme="minorAscii"/>
          <w:lang w:val="en-US"/>
        </w:rPr>
        <w:t xml:space="preserve">(W) - </w:t>
      </w:r>
      <w:r w:rsidRPr="7449E066" w:rsidR="1D4E69E2">
        <w:rPr>
          <w:rFonts w:ascii="Arial" w:hAnsi="Arial" w:eastAsia="Arial" w:cs="Arial" w:asciiTheme="minorAscii" w:hAnsiTheme="minorAscii" w:eastAsiaTheme="minorAscii" w:cstheme="minorAscii"/>
          <w:lang w:val="en-US"/>
        </w:rPr>
        <w:t>Ask the students to</w:t>
      </w:r>
      <w:r w:rsidRPr="7449E066" w:rsidR="11AA80C4">
        <w:rPr>
          <w:rFonts w:ascii="Arial" w:hAnsi="Arial" w:eastAsia="Arial" w:cs="Arial" w:asciiTheme="minorAscii" w:hAnsiTheme="minorAscii" w:eastAsiaTheme="minorAscii" w:cstheme="minorAscii"/>
          <w:color w:val="000000" w:themeColor="text2" w:themeTint="FF" w:themeShade="FF"/>
          <w:lang w:val="en-GB"/>
        </w:rPr>
        <w:t xml:space="preserve"> </w:t>
      </w:r>
      <w:r w:rsidRPr="7449E066" w:rsidR="025D809C">
        <w:rPr>
          <w:rFonts w:ascii="Arial" w:hAnsi="Arial" w:eastAsia="Arial" w:cs="Arial" w:asciiTheme="minorAscii" w:hAnsiTheme="minorAscii" w:eastAsiaTheme="minorAscii" w:cstheme="minorAscii"/>
          <w:color w:val="000000" w:themeColor="text2" w:themeTint="FF" w:themeShade="FF"/>
          <w:lang w:val="en-GB"/>
        </w:rPr>
        <w:t>write:</w:t>
      </w:r>
    </w:p>
    <w:p w:rsidR="3D7617E5" w:rsidP="7449E066" w:rsidRDefault="3D7617E5" w14:paraId="64978935" w14:textId="55F5A271">
      <w:pPr>
        <w:jc w:val="both"/>
        <w:rPr>
          <w:rFonts w:ascii="Arial" w:hAnsi="Arial" w:eastAsia="Arial" w:cs="Arial" w:asciiTheme="minorAscii" w:hAnsiTheme="minorAscii" w:eastAsiaTheme="minorAscii" w:cstheme="minorAscii"/>
          <w:color w:val="000000" w:themeColor="text2"/>
          <w:lang w:val="en-GB"/>
        </w:rPr>
      </w:pPr>
    </w:p>
    <w:p w:rsidR="3D7617E5" w:rsidP="7449E066" w:rsidRDefault="315ECD70" w14:paraId="658AA485" w14:textId="719DC6DB">
      <w:pPr>
        <w:pStyle w:val="ListParagraph"/>
        <w:numPr>
          <w:ilvl w:val="0"/>
          <w:numId w:val="5"/>
        </w:numPr>
        <w:jc w:val="both"/>
        <w:rPr>
          <w:rFonts w:ascii="Arial" w:hAnsi="Arial" w:eastAsia="Arial" w:cs="Arial" w:asciiTheme="minorAscii" w:hAnsiTheme="minorAscii" w:eastAsiaTheme="minorAscii" w:cstheme="minorAscii"/>
          <w:color w:val="000000" w:themeColor="text2"/>
          <w:lang w:val="en-GB"/>
        </w:rPr>
      </w:pPr>
      <w:r w:rsidRPr="7449E066" w:rsidR="3C6D1F67">
        <w:rPr>
          <w:rFonts w:ascii="Arial" w:hAnsi="Arial" w:eastAsia="Arial" w:cs="Arial" w:asciiTheme="minorAscii" w:hAnsiTheme="minorAscii" w:eastAsiaTheme="minorAscii" w:cstheme="minorAscii"/>
          <w:color w:val="000000" w:themeColor="text2" w:themeTint="FF" w:themeShade="FF"/>
          <w:lang w:val="en-GB"/>
        </w:rPr>
        <w:t>In 3-5 sentences write w</w:t>
      </w:r>
      <w:r w:rsidRPr="7449E066" w:rsidR="11AA80C4">
        <w:rPr>
          <w:rFonts w:ascii="Arial" w:hAnsi="Arial" w:eastAsia="Arial" w:cs="Arial" w:asciiTheme="minorAscii" w:hAnsiTheme="minorAscii" w:eastAsiaTheme="minorAscii" w:cstheme="minorAscii"/>
          <w:color w:val="000000" w:themeColor="text2" w:themeTint="FF" w:themeShade="FF"/>
          <w:lang w:val="en-GB"/>
        </w:rPr>
        <w:t xml:space="preserve">hat </w:t>
      </w:r>
      <w:r w:rsidRPr="7449E066" w:rsidR="42AC8F9C">
        <w:rPr>
          <w:rFonts w:ascii="Arial" w:hAnsi="Arial" w:eastAsia="Arial" w:cs="Arial" w:asciiTheme="minorAscii" w:hAnsiTheme="minorAscii" w:eastAsiaTheme="minorAscii" w:cstheme="minorAscii"/>
          <w:color w:val="000000" w:themeColor="text2" w:themeTint="FF" w:themeShade="FF"/>
          <w:lang w:val="en-GB"/>
        </w:rPr>
        <w:t>they have learnt about malware that is</w:t>
      </w:r>
      <w:r w:rsidRPr="7449E066" w:rsidR="11AA80C4">
        <w:rPr>
          <w:rFonts w:ascii="Arial" w:hAnsi="Arial" w:eastAsia="Arial" w:cs="Arial" w:asciiTheme="minorAscii" w:hAnsiTheme="minorAscii" w:eastAsiaTheme="minorAscii" w:cstheme="minorAscii"/>
          <w:color w:val="000000" w:themeColor="text2" w:themeTint="FF" w:themeShade="FF"/>
          <w:lang w:val="en-GB"/>
        </w:rPr>
        <w:t xml:space="preserve"> new, unexpected, or surprising to them. </w:t>
      </w:r>
    </w:p>
    <w:p w:rsidR="3D7617E5" w:rsidP="7449E066" w:rsidRDefault="1E1913D1" w14:paraId="57FE465B" w14:textId="701AD7A0">
      <w:pPr>
        <w:pStyle w:val="ListParagraph"/>
        <w:numPr>
          <w:ilvl w:val="0"/>
          <w:numId w:val="5"/>
        </w:numPr>
        <w:jc w:val="both"/>
        <w:rPr>
          <w:rFonts w:ascii="Arial" w:hAnsi="Arial" w:eastAsia="Arial" w:cs="Arial" w:asciiTheme="minorAscii" w:hAnsiTheme="minorAscii" w:eastAsiaTheme="minorAscii" w:cstheme="minorAscii"/>
          <w:color w:val="000000" w:themeColor="text2"/>
          <w:lang w:val="en-GB"/>
        </w:rPr>
      </w:pPr>
      <w:r w:rsidRPr="7449E066" w:rsidR="6F1F087F">
        <w:rPr>
          <w:rFonts w:ascii="Arial" w:hAnsi="Arial" w:eastAsia="Arial" w:cs="Arial" w:asciiTheme="minorAscii" w:hAnsiTheme="minorAscii" w:eastAsiaTheme="minorAscii" w:cstheme="minorAscii"/>
          <w:color w:val="000000" w:themeColor="text2" w:themeTint="FF" w:themeShade="FF"/>
          <w:lang w:val="en-GB"/>
        </w:rPr>
        <w:t>D</w:t>
      </w:r>
      <w:r w:rsidRPr="7449E066" w:rsidR="396AC123">
        <w:rPr>
          <w:rFonts w:ascii="Arial" w:hAnsi="Arial" w:eastAsia="Arial" w:cs="Arial" w:asciiTheme="minorAscii" w:hAnsiTheme="minorAscii" w:eastAsiaTheme="minorAscii" w:cstheme="minorAscii"/>
          <w:color w:val="000000" w:themeColor="text2" w:themeTint="FF" w:themeShade="FF"/>
          <w:lang w:val="en-GB"/>
        </w:rPr>
        <w:t>escribe</w:t>
      </w:r>
      <w:r w:rsidRPr="7449E066" w:rsidR="63E02278">
        <w:rPr>
          <w:rFonts w:ascii="Arial" w:hAnsi="Arial" w:eastAsia="Arial" w:cs="Arial" w:asciiTheme="minorAscii" w:hAnsiTheme="minorAscii" w:eastAsiaTheme="minorAscii" w:cstheme="minorAscii"/>
          <w:color w:val="000000" w:themeColor="text2" w:themeTint="FF" w:themeShade="FF"/>
          <w:lang w:val="en-GB"/>
        </w:rPr>
        <w:t xml:space="preserve"> </w:t>
      </w:r>
      <w:r w:rsidRPr="7449E066" w:rsidR="11AA80C4">
        <w:rPr>
          <w:rFonts w:ascii="Arial" w:hAnsi="Arial" w:eastAsia="Arial" w:cs="Arial" w:asciiTheme="minorAscii" w:hAnsiTheme="minorAscii" w:eastAsiaTheme="minorAscii" w:cstheme="minorAscii"/>
          <w:color w:val="000000" w:themeColor="text2" w:themeTint="FF" w:themeShade="FF"/>
          <w:lang w:val="en-GB"/>
        </w:rPr>
        <w:t>2-3 malware types</w:t>
      </w:r>
      <w:r w:rsidRPr="7449E066" w:rsidR="7F171F11">
        <w:rPr>
          <w:rFonts w:ascii="Arial" w:hAnsi="Arial" w:eastAsia="Arial" w:cs="Arial" w:asciiTheme="minorAscii" w:hAnsiTheme="minorAscii" w:eastAsiaTheme="minorAscii" w:cstheme="minorAscii"/>
          <w:color w:val="000000" w:themeColor="text2" w:themeTint="FF" w:themeShade="FF"/>
          <w:lang w:val="en-GB"/>
        </w:rPr>
        <w:t xml:space="preserve"> and their properties</w:t>
      </w:r>
      <w:r w:rsidRPr="7449E066" w:rsidR="11AA80C4">
        <w:rPr>
          <w:rFonts w:ascii="Arial" w:hAnsi="Arial" w:eastAsia="Arial" w:cs="Arial" w:asciiTheme="minorAscii" w:hAnsiTheme="minorAscii" w:eastAsiaTheme="minorAscii" w:cstheme="minorAscii"/>
          <w:color w:val="000000" w:themeColor="text2" w:themeTint="FF" w:themeShade="FF"/>
          <w:lang w:val="en-GB"/>
        </w:rPr>
        <w:t xml:space="preserve">. </w:t>
      </w:r>
    </w:p>
    <w:p w:rsidR="3D7617E5" w:rsidP="7449E066" w:rsidRDefault="3D7617E5" w14:paraId="7744E103" w14:textId="1DF8BC5A">
      <w:pPr>
        <w:jc w:val="both"/>
        <w:rPr>
          <w:rFonts w:ascii="Arial" w:hAnsi="Arial" w:eastAsia="Arial" w:cs="Arial" w:asciiTheme="minorAscii" w:hAnsiTheme="minorAscii" w:eastAsiaTheme="minorAscii" w:cstheme="minorAscii"/>
          <w:color w:val="000000" w:themeColor="text2"/>
          <w:lang w:val="en-GB"/>
        </w:rPr>
      </w:pPr>
    </w:p>
    <w:p w:rsidR="3D7617E5" w:rsidP="7449E066" w:rsidRDefault="4FB9E625" w14:paraId="077552D8" w14:textId="21A6253C">
      <w:pPr>
        <w:jc w:val="both"/>
        <w:rPr>
          <w:rFonts w:ascii="Arial" w:hAnsi="Arial" w:eastAsia="Arial" w:cs="Arial" w:asciiTheme="minorAscii" w:hAnsiTheme="minorAscii" w:eastAsiaTheme="minorAscii" w:cstheme="minorAscii"/>
          <w:color w:val="000000" w:themeColor="text2"/>
          <w:lang w:val="en-GB"/>
        </w:rPr>
      </w:pPr>
      <w:r w:rsidRPr="7449E066" w:rsidR="12DDB6BB">
        <w:rPr>
          <w:rFonts w:ascii="Arial" w:hAnsi="Arial" w:eastAsia="Arial" w:cs="Arial" w:asciiTheme="minorAscii" w:hAnsiTheme="minorAscii" w:eastAsiaTheme="minorAscii" w:cstheme="minorAscii"/>
          <w:b w:val="1"/>
          <w:bCs w:val="1"/>
          <w:color w:val="000000" w:themeColor="text2" w:themeTint="FF" w:themeShade="FF"/>
          <w:lang w:val="en-GB"/>
        </w:rPr>
        <w:t xml:space="preserve">Note: </w:t>
      </w:r>
      <w:r w:rsidRPr="7449E066" w:rsidR="11AA80C4">
        <w:rPr>
          <w:rFonts w:ascii="Arial" w:hAnsi="Arial" w:eastAsia="Arial" w:cs="Arial" w:asciiTheme="minorAscii" w:hAnsiTheme="minorAscii" w:eastAsiaTheme="minorAscii" w:cstheme="minorAscii"/>
          <w:color w:val="000000" w:themeColor="text2" w:themeTint="FF" w:themeShade="FF"/>
          <w:lang w:val="en-GB"/>
        </w:rPr>
        <w:t>They can choose freely, or you can list the types for the students.</w:t>
      </w:r>
    </w:p>
    <w:p w:rsidR="65F411C7" w:rsidP="7449E066" w:rsidRDefault="65F411C7" w14:paraId="2C34877C" w14:textId="611AFC9D">
      <w:pPr>
        <w:jc w:val="both"/>
        <w:rPr>
          <w:rFonts w:ascii="Arial" w:hAnsi="Arial" w:eastAsia="Arial" w:cs="Arial" w:asciiTheme="minorAscii" w:hAnsiTheme="minorAscii" w:eastAsiaTheme="minorAscii" w:cstheme="minorAscii"/>
          <w:color w:val="000000" w:themeColor="text2"/>
          <w:lang w:val="en-GB"/>
        </w:rPr>
      </w:pPr>
    </w:p>
    <w:p w:rsidR="32341D4D" w:rsidP="7449E066" w:rsidRDefault="32341D4D" w14:paraId="41AE647A" w14:textId="1D27F785">
      <w:pPr>
        <w:jc w:val="both"/>
        <w:rPr>
          <w:rFonts w:ascii="Arial" w:hAnsi="Arial" w:eastAsia="Arial" w:cs="Arial" w:asciiTheme="minorAscii" w:hAnsiTheme="minorAscii" w:eastAsiaTheme="minorAscii" w:cstheme="minorAscii"/>
          <w:color w:val="000000" w:themeColor="text2" w:themeTint="FF" w:themeShade="FF"/>
          <w:lang w:val="en-GB"/>
        </w:rPr>
      </w:pPr>
      <w:r w:rsidRPr="7449E066" w:rsidR="76CDFB93">
        <w:rPr>
          <w:rFonts w:ascii="Arial" w:hAnsi="Arial" w:eastAsia="Arial" w:cs="Arial" w:asciiTheme="minorAscii" w:hAnsiTheme="minorAscii" w:eastAsiaTheme="minorAscii" w:cstheme="minorAscii"/>
          <w:color w:val="000000" w:themeColor="text2" w:themeTint="FF" w:themeShade="FF"/>
          <w:lang w:val="en-GB"/>
        </w:rPr>
        <w:t>_______________________________________________________________________</w:t>
      </w:r>
    </w:p>
    <w:p w:rsidR="0F7BA3F7" w:rsidP="7449E066" w:rsidRDefault="0F7BA3F7" w14:paraId="02ACFCCC" w14:textId="78ABEBCC">
      <w:pPr>
        <w:jc w:val="both"/>
        <w:rPr>
          <w:rFonts w:ascii="Arial" w:hAnsi="Arial" w:eastAsia="Arial" w:cs="Arial" w:asciiTheme="minorAscii" w:hAnsiTheme="minorAscii" w:eastAsiaTheme="minorAscii" w:cstheme="minorAscii"/>
          <w:color w:val="000000" w:themeColor="text2" w:themeTint="FF" w:themeShade="FF"/>
          <w:lang w:val="en-GB"/>
        </w:rPr>
      </w:pPr>
    </w:p>
    <w:p w:rsidR="3D7617E5" w:rsidP="7449E066" w:rsidRDefault="3D7617E5" w14:paraId="64197DA4" w14:textId="6ED91EFE">
      <w:pPr>
        <w:jc w:val="both"/>
        <w:rPr>
          <w:rFonts w:ascii="Arial" w:hAnsi="Arial" w:eastAsia="Arial" w:cs="Arial" w:asciiTheme="minorAscii" w:hAnsiTheme="minorAscii" w:eastAsiaTheme="minorAscii" w:cstheme="minorAscii"/>
          <w:color w:val="000000" w:themeColor="text2"/>
          <w:sz w:val="28"/>
          <w:szCs w:val="28"/>
          <w:lang w:val="en-GB"/>
        </w:rPr>
      </w:pPr>
      <w:r w:rsidRPr="7449E066" w:rsidR="11AA80C4">
        <w:rPr>
          <w:rFonts w:ascii="Arial" w:hAnsi="Arial" w:eastAsia="Arial" w:cs="Arial" w:asciiTheme="minorAscii" w:hAnsiTheme="minorAscii" w:eastAsiaTheme="minorAscii" w:cstheme="minorAscii"/>
          <w:b w:val="1"/>
          <w:bCs w:val="1"/>
          <w:color w:val="000000" w:themeColor="text2" w:themeTint="FF" w:themeShade="FF"/>
          <w:sz w:val="28"/>
          <w:szCs w:val="28"/>
          <w:lang w:val="en-GB"/>
        </w:rPr>
        <w:t>Part 3: Recognising malware</w:t>
      </w:r>
    </w:p>
    <w:p w:rsidR="65F411C7" w:rsidP="7449E066" w:rsidRDefault="65F411C7" w14:paraId="5A1DB1AC" w14:textId="066C80CD">
      <w:pPr>
        <w:jc w:val="both"/>
        <w:rPr>
          <w:rFonts w:ascii="Arial" w:hAnsi="Arial" w:eastAsia="Arial" w:cs="Arial" w:asciiTheme="minorAscii" w:hAnsiTheme="minorAscii" w:eastAsiaTheme="minorAscii" w:cstheme="minorAscii"/>
          <w:color w:val="000000" w:themeColor="text2"/>
          <w:lang w:val="en-GB"/>
        </w:rPr>
      </w:pPr>
    </w:p>
    <w:p w:rsidR="065F2CE5" w:rsidP="7449E066" w:rsidRDefault="065F2CE5" w14:paraId="0F53C981" w14:textId="5A1F8874">
      <w:pPr>
        <w:pStyle w:val="Normal"/>
        <w:jc w:val="both"/>
        <w:rPr>
          <w:rStyle w:val="normaltextrun"/>
          <w:rFonts w:ascii="Arial" w:hAnsi="Arial" w:eastAsia="Arial" w:cs="Arial" w:asciiTheme="minorAscii" w:hAnsiTheme="minorAscii" w:eastAsiaTheme="minorAscii" w:cstheme="minorAscii"/>
          <w:color w:val="FFDE00"/>
          <w:lang w:val="en-GB"/>
        </w:rPr>
      </w:pPr>
      <w:r w:rsidRPr="7449E066" w:rsidR="38810193">
        <w:rPr>
          <w:rFonts w:ascii="Arial" w:hAnsi="Arial" w:eastAsia="Arial" w:cs="Arial" w:asciiTheme="minorAscii" w:hAnsiTheme="minorAscii" w:eastAsiaTheme="minorAscii" w:cstheme="minorAscii"/>
          <w:b w:val="1"/>
          <w:bCs w:val="1"/>
          <w:color w:val="000000" w:themeColor="text2" w:themeTint="FF" w:themeShade="FF"/>
          <w:lang w:val="en-GB"/>
        </w:rPr>
        <w:t>Goal:</w:t>
      </w:r>
      <w:r w:rsidRPr="7449E066" w:rsidR="38810193">
        <w:rPr>
          <w:rFonts w:ascii="Arial" w:hAnsi="Arial" w:eastAsia="Arial" w:cs="Arial" w:asciiTheme="minorAscii" w:hAnsiTheme="minorAscii" w:eastAsiaTheme="minorAscii" w:cstheme="minorAscii"/>
          <w:color w:val="000000" w:themeColor="text2" w:themeTint="FF" w:themeShade="FF"/>
          <w:lang w:val="en-GB"/>
        </w:rPr>
        <w:t xml:space="preserve"> To help students </w:t>
      </w:r>
      <w:r w:rsidRPr="7449E066" w:rsidR="2F2FF064">
        <w:rPr>
          <w:rFonts w:ascii="Arial" w:hAnsi="Arial" w:eastAsia="Arial" w:cs="Arial" w:asciiTheme="minorAscii" w:hAnsiTheme="minorAscii" w:eastAsiaTheme="minorAscii" w:cstheme="minorAscii"/>
          <w:color w:val="000000" w:themeColor="text2" w:themeTint="FF" w:themeShade="FF"/>
          <w:lang w:val="en-GB"/>
        </w:rPr>
        <w:t xml:space="preserve">recognise and detect </w:t>
      </w:r>
      <w:r w:rsidRPr="7449E066" w:rsidR="63FE8B18">
        <w:rPr>
          <w:rFonts w:ascii="Arial" w:hAnsi="Arial" w:eastAsia="Arial" w:cs="Arial" w:asciiTheme="minorAscii" w:hAnsiTheme="minorAscii" w:eastAsiaTheme="minorAscii" w:cstheme="minorAscii"/>
          <w:color w:val="000000" w:themeColor="text2" w:themeTint="FF" w:themeShade="FF"/>
          <w:lang w:val="en-GB"/>
        </w:rPr>
        <w:t>different types</w:t>
      </w:r>
      <w:r w:rsidRPr="7449E066" w:rsidR="63FE8B18">
        <w:rPr>
          <w:rFonts w:ascii="Arial" w:hAnsi="Arial" w:eastAsia="Arial" w:cs="Arial" w:asciiTheme="minorAscii" w:hAnsiTheme="minorAscii" w:eastAsiaTheme="minorAscii" w:cstheme="minorAscii"/>
          <w:color w:val="000000" w:themeColor="text2" w:themeTint="FF" w:themeShade="FF"/>
          <w:lang w:val="en-GB"/>
        </w:rPr>
        <w:t xml:space="preserve"> of </w:t>
      </w:r>
      <w:r w:rsidRPr="7449E066" w:rsidR="63FE8B18">
        <w:rPr>
          <w:rFonts w:ascii="Arial" w:hAnsi="Arial" w:eastAsia="Arial" w:cs="Arial" w:asciiTheme="minorAscii" w:hAnsiTheme="minorAscii" w:eastAsiaTheme="minorAscii" w:cstheme="minorAscii"/>
          <w:color w:val="000000" w:themeColor="text2" w:themeTint="FF" w:themeShade="FF"/>
          <w:lang w:val="en-GB"/>
        </w:rPr>
        <w:t>malware</w:t>
      </w:r>
      <w:r w:rsidRPr="7449E066" w:rsidR="176828CC">
        <w:rPr>
          <w:rFonts w:ascii="Arial" w:hAnsi="Arial" w:eastAsia="Arial" w:cs="Arial" w:asciiTheme="minorAscii" w:hAnsiTheme="minorAscii" w:eastAsiaTheme="minorAscii" w:cstheme="minorAscii"/>
          <w:color w:val="000000" w:themeColor="text2" w:themeTint="FF" w:themeShade="FF"/>
          <w:lang w:val="en-GB"/>
        </w:rPr>
        <w:t>.</w:t>
      </w:r>
    </w:p>
    <w:p w:rsidR="65F411C7" w:rsidP="7449E066" w:rsidRDefault="65F411C7" w14:paraId="09547E0B" w14:textId="71448217">
      <w:pPr>
        <w:jc w:val="both"/>
        <w:rPr>
          <w:rFonts w:ascii="Arial" w:hAnsi="Arial" w:eastAsia="Arial" w:cs="Arial" w:asciiTheme="minorAscii" w:hAnsiTheme="minorAscii" w:eastAsiaTheme="minorAscii" w:cstheme="minorAscii"/>
          <w:color w:val="000000" w:themeColor="text2"/>
          <w:lang w:val="en-GB"/>
        </w:rPr>
      </w:pPr>
    </w:p>
    <w:p w:rsidR="3D7617E5" w:rsidP="7449E066" w:rsidRDefault="3D7617E5" w14:paraId="66A3513C" w14:textId="5DE9A504">
      <w:pPr>
        <w:jc w:val="both"/>
        <w:rPr>
          <w:rFonts w:ascii="Arial" w:hAnsi="Arial" w:eastAsia="Arial" w:cs="Arial" w:asciiTheme="minorAscii" w:hAnsiTheme="minorAscii" w:eastAsiaTheme="minorAscii" w:cstheme="minorAscii"/>
          <w:color w:val="000000" w:themeColor="text2"/>
          <w:lang w:val="en-GB"/>
        </w:rPr>
      </w:pPr>
      <w:r w:rsidRPr="7449E066" w:rsidR="2F2FF064">
        <w:rPr>
          <w:rFonts w:ascii="Arial" w:hAnsi="Arial" w:eastAsia="Arial" w:cs="Arial" w:asciiTheme="minorAscii" w:hAnsiTheme="minorAscii" w:eastAsiaTheme="minorAscii" w:cstheme="minorAscii"/>
          <w:b w:val="1"/>
          <w:bCs w:val="1"/>
          <w:color w:val="000000" w:themeColor="text2" w:themeTint="FF" w:themeShade="FF"/>
          <w:lang w:val="en-GB"/>
        </w:rPr>
        <w:t>Available KidCy resources:</w:t>
      </w:r>
    </w:p>
    <w:p w:rsidR="289E419E" w:rsidP="7449E066" w:rsidRDefault="289E419E" w14:paraId="0C0833B7" w14:textId="03B382ED">
      <w:pPr>
        <w:pStyle w:val="ListParagraph"/>
        <w:numPr>
          <w:ilvl w:val="0"/>
          <w:numId w:val="21"/>
        </w:numPr>
        <w:jc w:val="both"/>
        <w:rPr>
          <w:rFonts w:ascii="Arial" w:hAnsi="Arial" w:eastAsia="Arial" w:cs="Arial" w:asciiTheme="minorAscii" w:hAnsiTheme="minorAscii" w:eastAsiaTheme="minorAscii" w:cstheme="minorAscii"/>
          <w:color w:val="000000" w:themeColor="text2" w:themeTint="FF" w:themeShade="FF"/>
          <w:lang w:val="en-GB"/>
        </w:rPr>
      </w:pPr>
      <w:r w:rsidRPr="7449E066" w:rsidR="09BE7A6B">
        <w:rPr>
          <w:rFonts w:ascii="Arial" w:hAnsi="Arial" w:eastAsia="Arial" w:cs="Arial" w:asciiTheme="minorAscii" w:hAnsiTheme="minorAscii" w:eastAsiaTheme="minorAscii" w:cstheme="minorAscii"/>
          <w:color w:val="000000" w:themeColor="text2" w:themeTint="FF" w:themeShade="FF"/>
          <w:lang w:val="en-GB"/>
        </w:rPr>
        <w:t>Reading 6.3.1 Recognising malware</w:t>
      </w:r>
    </w:p>
    <w:p w:rsidR="569772C0" w:rsidP="7449E066" w:rsidRDefault="569772C0" w14:paraId="3821158B" w14:textId="1CAAD339">
      <w:pPr>
        <w:pStyle w:val="ListParagraph"/>
        <w:numPr>
          <w:ilvl w:val="0"/>
          <w:numId w:val="21"/>
        </w:numPr>
        <w:jc w:val="both"/>
        <w:rPr>
          <w:rFonts w:ascii="Arial" w:hAnsi="Arial" w:eastAsia="Arial" w:cs="Arial" w:asciiTheme="minorAscii" w:hAnsiTheme="minorAscii" w:eastAsiaTheme="minorAscii" w:cstheme="minorAscii"/>
          <w:color w:val="000000" w:themeColor="text2" w:themeTint="FF" w:themeShade="FF"/>
          <w:lang w:val="en-GB"/>
        </w:rPr>
      </w:pPr>
      <w:r w:rsidRPr="7449E066" w:rsidR="1D118DB4">
        <w:rPr>
          <w:rFonts w:ascii="Arial" w:hAnsi="Arial" w:eastAsia="Arial" w:cs="Arial" w:asciiTheme="minorAscii" w:hAnsiTheme="minorAscii" w:eastAsiaTheme="minorAscii" w:cstheme="minorAscii"/>
          <w:color w:val="000000" w:themeColor="text2" w:themeTint="FF" w:themeShade="FF"/>
          <w:lang w:val="en-GB"/>
        </w:rPr>
        <w:t>Poster 6.3.2 Seven indicators</w:t>
      </w:r>
    </w:p>
    <w:p w:rsidR="569772C0" w:rsidP="7449E066" w:rsidRDefault="569772C0" w14:paraId="728ED91B" w14:textId="49DDED09">
      <w:pPr>
        <w:pStyle w:val="ListParagraph"/>
        <w:numPr>
          <w:ilvl w:val="0"/>
          <w:numId w:val="21"/>
        </w:numPr>
        <w:jc w:val="both"/>
        <w:rPr>
          <w:rFonts w:ascii="Arial" w:hAnsi="Arial" w:eastAsia="Arial" w:cs="Arial" w:asciiTheme="minorAscii" w:hAnsiTheme="minorAscii" w:eastAsiaTheme="minorAscii" w:cstheme="minorAscii"/>
          <w:color w:val="000000" w:themeColor="text2" w:themeTint="FF" w:themeShade="FF"/>
          <w:lang w:val="en-GB"/>
        </w:rPr>
      </w:pPr>
      <w:r w:rsidRPr="7449E066" w:rsidR="1D118DB4">
        <w:rPr>
          <w:rFonts w:ascii="Arial" w:hAnsi="Arial" w:eastAsia="Arial" w:cs="Arial" w:asciiTheme="minorAscii" w:hAnsiTheme="minorAscii" w:eastAsiaTheme="minorAscii" w:cstheme="minorAscii"/>
          <w:color w:val="000000" w:themeColor="text2" w:themeTint="FF" w:themeShade="FF"/>
          <w:lang w:val="en-GB"/>
        </w:rPr>
        <w:t>Worksheet 6.3.</w:t>
      </w:r>
      <w:r w:rsidRPr="7449E066" w:rsidR="7CEC4E6C">
        <w:rPr>
          <w:rFonts w:ascii="Arial" w:hAnsi="Arial" w:eastAsia="Arial" w:cs="Arial" w:asciiTheme="minorAscii" w:hAnsiTheme="minorAscii" w:eastAsiaTheme="minorAscii" w:cstheme="minorAscii"/>
          <w:color w:val="000000" w:themeColor="text2" w:themeTint="FF" w:themeShade="FF"/>
          <w:lang w:val="en-GB"/>
        </w:rPr>
        <w:t>3</w:t>
      </w:r>
      <w:r w:rsidRPr="7449E066" w:rsidR="1D118DB4">
        <w:rPr>
          <w:rFonts w:ascii="Arial" w:hAnsi="Arial" w:eastAsia="Arial" w:cs="Arial" w:asciiTheme="minorAscii" w:hAnsiTheme="minorAscii" w:eastAsiaTheme="minorAscii" w:cstheme="minorAscii"/>
          <w:color w:val="000000" w:themeColor="text2" w:themeTint="FF" w:themeShade="FF"/>
          <w:lang w:val="en-GB"/>
        </w:rPr>
        <w:t xml:space="preserve"> List of indicators</w:t>
      </w:r>
    </w:p>
    <w:p w:rsidR="65F411C7" w:rsidP="7449E066" w:rsidRDefault="65F411C7" w14:paraId="48CF45B3" w14:textId="63BA45C0">
      <w:pPr>
        <w:jc w:val="both"/>
        <w:rPr>
          <w:rFonts w:ascii="Arial" w:hAnsi="Arial" w:eastAsia="Arial" w:cs="Arial" w:asciiTheme="minorAscii" w:hAnsiTheme="minorAscii" w:eastAsiaTheme="minorAscii" w:cstheme="minorAscii"/>
          <w:color w:val="000000" w:themeColor="text2"/>
          <w:lang w:val="en-GB"/>
        </w:rPr>
      </w:pPr>
    </w:p>
    <w:p w:rsidR="3D7617E5" w:rsidP="7449E066" w:rsidRDefault="3D7617E5" w14:paraId="0C15CA18" w14:textId="1836409A">
      <w:pPr>
        <w:jc w:val="both"/>
        <w:rPr>
          <w:rFonts w:ascii="Arial" w:hAnsi="Arial" w:eastAsia="Arial" w:cs="Arial" w:asciiTheme="minorAscii" w:hAnsiTheme="minorAscii" w:eastAsiaTheme="minorAscii" w:cstheme="minorAscii"/>
          <w:color w:val="000000" w:themeColor="text2"/>
          <w:lang w:val="en-GB"/>
        </w:rPr>
      </w:pPr>
      <w:r w:rsidRPr="7449E066" w:rsidR="11AA80C4">
        <w:rPr>
          <w:rFonts w:ascii="Arial" w:hAnsi="Arial" w:eastAsia="Arial" w:cs="Arial" w:asciiTheme="minorAscii" w:hAnsiTheme="minorAscii" w:eastAsiaTheme="minorAscii" w:cstheme="minorAscii"/>
          <w:color w:val="000000" w:themeColor="text2" w:themeTint="FF" w:themeShade="FF"/>
          <w:lang w:val="en-GB"/>
        </w:rPr>
        <w:t>Activity plan:</w:t>
      </w:r>
    </w:p>
    <w:p w:rsidR="65F411C7" w:rsidP="7449E066" w:rsidRDefault="65F411C7" w14:paraId="6562989D" w14:textId="487F8E60">
      <w:pPr>
        <w:jc w:val="both"/>
        <w:rPr>
          <w:rFonts w:ascii="Arial" w:hAnsi="Arial" w:eastAsia="Arial" w:cs="Arial" w:asciiTheme="minorAscii" w:hAnsiTheme="minorAscii" w:eastAsiaTheme="minorAscii" w:cstheme="minorAscii"/>
          <w:b w:val="1"/>
          <w:bCs w:val="1"/>
          <w:color w:val="000000" w:themeColor="text2"/>
          <w:lang w:val="en-GB"/>
        </w:rPr>
      </w:pPr>
    </w:p>
    <w:p w:rsidR="3D7617E5" w:rsidP="7449E066" w:rsidRDefault="3D7617E5" w14:paraId="296D2F95" w14:textId="5CF9EA65">
      <w:pPr>
        <w:jc w:val="both"/>
        <w:rPr>
          <w:rFonts w:ascii="Arial" w:hAnsi="Arial" w:eastAsia="Arial" w:cs="Arial" w:asciiTheme="minorAscii" w:hAnsiTheme="minorAscii" w:eastAsiaTheme="minorAscii" w:cstheme="minorAscii"/>
          <w:color w:val="000000" w:themeColor="text2"/>
          <w:lang w:val="en-GB"/>
        </w:rPr>
      </w:pPr>
      <w:r w:rsidRPr="7449E066" w:rsidR="11AA80C4">
        <w:rPr>
          <w:rFonts w:ascii="Arial" w:hAnsi="Arial" w:eastAsia="Arial" w:cs="Arial" w:asciiTheme="minorAscii" w:hAnsiTheme="minorAscii" w:eastAsiaTheme="minorAscii" w:cstheme="minorAscii"/>
          <w:b w:val="1"/>
          <w:bCs w:val="1"/>
          <w:color w:val="000000" w:themeColor="text2" w:themeTint="FF" w:themeShade="FF"/>
          <w:lang w:val="en-GB"/>
        </w:rPr>
        <w:t>Step 1: Introduction</w:t>
      </w:r>
    </w:p>
    <w:p w:rsidR="52F7EBF3" w:rsidP="7449E066" w:rsidRDefault="0109EEC9" w14:paraId="7600C877" w14:textId="10495BA0">
      <w:pPr>
        <w:jc w:val="both"/>
        <w:rPr>
          <w:rFonts w:ascii="Arial" w:hAnsi="Arial" w:eastAsia="Arial" w:cs="Arial" w:asciiTheme="minorAscii" w:hAnsiTheme="minorAscii" w:eastAsiaTheme="minorAscii" w:cstheme="minorAscii"/>
          <w:color w:val="000000" w:themeColor="text2"/>
          <w:lang w:val="en-GB"/>
        </w:rPr>
      </w:pPr>
      <w:r w:rsidRPr="7449E066" w:rsidR="07B739E6">
        <w:rPr>
          <w:rFonts w:ascii="Arial" w:hAnsi="Arial" w:eastAsia="Arial" w:cs="Arial" w:asciiTheme="minorAscii" w:hAnsiTheme="minorAscii" w:eastAsiaTheme="minorAscii" w:cstheme="minorAscii"/>
          <w:b w:val="1"/>
          <w:bCs w:val="1"/>
          <w:lang w:val="en-US"/>
        </w:rPr>
        <w:t xml:space="preserve">Task A: Share and discuss </w:t>
      </w:r>
      <w:r w:rsidRPr="7449E066" w:rsidR="07B739E6">
        <w:rPr>
          <w:rFonts w:ascii="Arial" w:hAnsi="Arial" w:eastAsia="Arial" w:cs="Arial" w:asciiTheme="minorAscii" w:hAnsiTheme="minorAscii" w:eastAsiaTheme="minorAscii" w:cstheme="minorAscii"/>
          <w:lang w:val="en-US"/>
        </w:rPr>
        <w:t>(A, O, W) - Ask the students to discuss the following questions with each other (pairs or small groups)</w:t>
      </w:r>
      <w:r w:rsidRPr="7449E066" w:rsidR="20DD5A34">
        <w:rPr>
          <w:rFonts w:ascii="Arial" w:hAnsi="Arial" w:eastAsia="Arial" w:cs="Arial" w:asciiTheme="minorAscii" w:hAnsiTheme="minorAscii" w:eastAsiaTheme="minorAscii" w:cstheme="minorAscii"/>
          <w:color w:val="000000" w:themeColor="text2" w:themeTint="FF" w:themeShade="FF"/>
          <w:lang w:val="en-GB"/>
        </w:rPr>
        <w:t>:</w:t>
      </w:r>
    </w:p>
    <w:p w:rsidR="1EC471D5" w:rsidP="7449E066" w:rsidRDefault="1EC471D5" w14:paraId="0FB2B452" w14:textId="6E56437E">
      <w:pPr>
        <w:pStyle w:val="ListParagraph"/>
        <w:numPr>
          <w:ilvl w:val="0"/>
          <w:numId w:val="22"/>
        </w:numPr>
        <w:jc w:val="both"/>
        <w:rPr>
          <w:rFonts w:ascii="Arial" w:hAnsi="Arial" w:eastAsia="Arial" w:cs="Arial" w:asciiTheme="minorAscii" w:hAnsiTheme="minorAscii" w:eastAsiaTheme="minorAscii" w:cstheme="minorAscii"/>
          <w:color w:val="000000" w:themeColor="text2"/>
          <w:lang w:val="en-GB"/>
        </w:rPr>
      </w:pPr>
      <w:r w:rsidRPr="7449E066" w:rsidR="479172C3">
        <w:rPr>
          <w:rFonts w:ascii="Arial" w:hAnsi="Arial" w:eastAsia="Arial" w:cs="Arial" w:asciiTheme="minorAscii" w:hAnsiTheme="minorAscii" w:eastAsiaTheme="minorAscii" w:cstheme="minorAscii"/>
          <w:color w:val="000000" w:themeColor="text2" w:themeTint="FF" w:themeShade="FF"/>
          <w:lang w:val="en-GB"/>
        </w:rPr>
        <w:t xml:space="preserve">Considering what </w:t>
      </w:r>
      <w:r w:rsidRPr="7449E066" w:rsidR="3A718C4D">
        <w:rPr>
          <w:rFonts w:ascii="Arial" w:hAnsi="Arial" w:eastAsia="Arial" w:cs="Arial" w:asciiTheme="minorAscii" w:hAnsiTheme="minorAscii" w:eastAsiaTheme="minorAscii" w:cstheme="minorAscii"/>
          <w:color w:val="000000" w:themeColor="text2" w:themeTint="FF" w:themeShade="FF"/>
          <w:lang w:val="en-GB"/>
        </w:rPr>
        <w:t xml:space="preserve">we have already looked at in Part 2 of this Module, what do you think </w:t>
      </w:r>
      <w:r w:rsidRPr="7449E066" w:rsidR="479172C3">
        <w:rPr>
          <w:rFonts w:ascii="Arial" w:hAnsi="Arial" w:eastAsia="Arial" w:cs="Arial" w:asciiTheme="minorAscii" w:hAnsiTheme="minorAscii" w:eastAsiaTheme="minorAscii" w:cstheme="minorAscii"/>
          <w:color w:val="000000" w:themeColor="text2" w:themeTint="FF" w:themeShade="FF"/>
          <w:lang w:val="en-GB"/>
        </w:rPr>
        <w:t>could indicate that your computer has malware?</w:t>
      </w:r>
    </w:p>
    <w:p w:rsidR="7A5D0D62" w:rsidP="7449E066" w:rsidRDefault="4F8EF423" w14:paraId="172371AC" w14:textId="5006D44B">
      <w:pPr>
        <w:pStyle w:val="ListParagraph"/>
        <w:numPr>
          <w:ilvl w:val="0"/>
          <w:numId w:val="22"/>
        </w:numPr>
        <w:jc w:val="both"/>
        <w:rPr>
          <w:rFonts w:ascii="Arial" w:hAnsi="Arial" w:eastAsia="Arial" w:cs="Arial" w:asciiTheme="minorAscii" w:hAnsiTheme="minorAscii" w:eastAsiaTheme="minorAscii" w:cstheme="minorAscii"/>
          <w:color w:val="000000" w:themeColor="text2"/>
          <w:lang w:val="en-GB"/>
        </w:rPr>
      </w:pPr>
      <w:r w:rsidRPr="7449E066" w:rsidR="5640824B">
        <w:rPr>
          <w:rFonts w:ascii="Arial" w:hAnsi="Arial" w:eastAsia="Arial" w:cs="Arial" w:asciiTheme="minorAscii" w:hAnsiTheme="minorAscii" w:eastAsiaTheme="minorAscii" w:cstheme="minorAscii"/>
          <w:color w:val="000000" w:themeColor="text2" w:themeTint="FF" w:themeShade="FF"/>
          <w:lang w:val="en-GB"/>
        </w:rPr>
        <w:t>Why do</w:t>
      </w:r>
      <w:r w:rsidRPr="7449E066" w:rsidR="0A544A09">
        <w:rPr>
          <w:rFonts w:ascii="Arial" w:hAnsi="Arial" w:eastAsia="Arial" w:cs="Arial" w:asciiTheme="minorAscii" w:hAnsiTheme="minorAscii" w:eastAsiaTheme="minorAscii" w:cstheme="minorAscii"/>
          <w:color w:val="000000" w:themeColor="text2" w:themeTint="FF" w:themeShade="FF"/>
          <w:lang w:val="en-GB"/>
        </w:rPr>
        <w:t xml:space="preserve"> you think that those indicators are important to spot malware</w:t>
      </w:r>
      <w:r w:rsidRPr="7449E066" w:rsidR="572098EA">
        <w:rPr>
          <w:rFonts w:ascii="Arial" w:hAnsi="Arial" w:eastAsia="Arial" w:cs="Arial" w:asciiTheme="minorAscii" w:hAnsiTheme="minorAscii" w:eastAsiaTheme="minorAscii" w:cstheme="minorAscii"/>
          <w:color w:val="000000" w:themeColor="text2" w:themeTint="FF" w:themeShade="FF"/>
          <w:lang w:val="en-GB"/>
        </w:rPr>
        <w:t>?</w:t>
      </w:r>
    </w:p>
    <w:p w:rsidR="1C17D512" w:rsidP="7449E066" w:rsidRDefault="1C17D512" w14:paraId="0BB2280D" w14:textId="623E8808">
      <w:pPr>
        <w:jc w:val="both"/>
        <w:rPr>
          <w:rFonts w:ascii="Arial" w:hAnsi="Arial" w:eastAsia="Arial" w:cs="Arial" w:asciiTheme="minorAscii" w:hAnsiTheme="minorAscii" w:eastAsiaTheme="minorAscii" w:cstheme="minorAscii"/>
          <w:color w:val="000000" w:themeColor="text2"/>
          <w:lang w:val="en-GB"/>
        </w:rPr>
      </w:pPr>
    </w:p>
    <w:p w:rsidR="07A97CC7" w:rsidP="7449E066" w:rsidRDefault="07A97CC7" w14:paraId="1AF2B56B" w14:textId="4397A728">
      <w:pPr>
        <w:jc w:val="both"/>
        <w:rPr>
          <w:rFonts w:ascii="Arial" w:hAnsi="Arial" w:eastAsia="Arial" w:cs="Arial" w:asciiTheme="minorAscii" w:hAnsiTheme="minorAscii" w:eastAsiaTheme="minorAscii" w:cstheme="minorAscii"/>
          <w:b w:val="1"/>
          <w:bCs w:val="1"/>
          <w:color w:val="000000" w:themeColor="text2"/>
          <w:lang w:val="en-GB"/>
        </w:rPr>
      </w:pPr>
      <w:r w:rsidRPr="7449E066" w:rsidR="69C58370">
        <w:rPr>
          <w:rFonts w:ascii="Arial" w:hAnsi="Arial" w:eastAsia="Arial" w:cs="Arial" w:asciiTheme="minorAscii" w:hAnsiTheme="minorAscii" w:eastAsiaTheme="minorAscii" w:cstheme="minorAscii"/>
          <w:b w:val="1"/>
          <w:bCs w:val="1"/>
          <w:color w:val="000000" w:themeColor="text2" w:themeTint="FF" w:themeShade="FF"/>
          <w:lang w:val="en-GB"/>
        </w:rPr>
        <w:t>Step 2: Investigating malware</w:t>
      </w:r>
    </w:p>
    <w:p w:rsidR="582F0CE7" w:rsidP="7449E066" w:rsidRDefault="582F0CE7" w14:paraId="5127112D" w14:textId="6BE143FB">
      <w:pPr>
        <w:jc w:val="both"/>
        <w:rPr>
          <w:rFonts w:ascii="Arial" w:hAnsi="Arial" w:eastAsia="Arial" w:cs="Arial" w:asciiTheme="minorAscii" w:hAnsiTheme="minorAscii" w:eastAsiaTheme="minorAscii" w:cstheme="minorAscii"/>
          <w:b w:val="0"/>
          <w:bCs w:val="0"/>
          <w:color w:val="000000" w:themeColor="text2"/>
          <w:lang w:val="en-US"/>
        </w:rPr>
      </w:pPr>
      <w:r w:rsidRPr="7449E066" w:rsidR="0CB8F0CE">
        <w:rPr>
          <w:rFonts w:ascii="Arial" w:hAnsi="Arial" w:eastAsia="Arial" w:cs="Arial" w:asciiTheme="minorAscii" w:hAnsiTheme="minorAscii" w:eastAsiaTheme="minorAscii" w:cstheme="minorAscii"/>
          <w:b w:val="1"/>
          <w:bCs w:val="1"/>
          <w:color w:val="000000" w:themeColor="text2" w:themeTint="FF" w:themeShade="FF"/>
          <w:lang w:val="en-US"/>
        </w:rPr>
        <w:t xml:space="preserve">Task A: </w:t>
      </w:r>
      <w:r w:rsidRPr="7449E066" w:rsidR="2D4ADFC0">
        <w:rPr>
          <w:rFonts w:ascii="Arial" w:hAnsi="Arial" w:eastAsia="Arial" w:cs="Arial" w:asciiTheme="minorAscii" w:hAnsiTheme="minorAscii" w:eastAsiaTheme="minorAscii" w:cstheme="minorAscii"/>
          <w:b w:val="1"/>
          <w:bCs w:val="1"/>
          <w:color w:val="000000" w:themeColor="text2" w:themeTint="FF" w:themeShade="FF"/>
          <w:lang w:val="en-US"/>
        </w:rPr>
        <w:t>Individual r</w:t>
      </w:r>
      <w:r w:rsidRPr="7449E066" w:rsidR="0CB8F0CE">
        <w:rPr>
          <w:rFonts w:ascii="Arial" w:hAnsi="Arial" w:eastAsia="Arial" w:cs="Arial" w:asciiTheme="minorAscii" w:hAnsiTheme="minorAscii" w:eastAsiaTheme="minorAscii" w:cstheme="minorAscii"/>
          <w:b w:val="1"/>
          <w:bCs w:val="1"/>
          <w:color w:val="000000" w:themeColor="text2" w:themeTint="FF" w:themeShade="FF"/>
          <w:lang w:val="en-US"/>
        </w:rPr>
        <w:t>eading</w:t>
      </w:r>
      <w:r w:rsidRPr="7449E066" w:rsidR="5CDF8FC0">
        <w:rPr>
          <w:rFonts w:ascii="Arial" w:hAnsi="Arial" w:eastAsia="Arial" w:cs="Arial" w:asciiTheme="minorAscii" w:hAnsiTheme="minorAscii" w:eastAsiaTheme="minorAscii" w:cstheme="minorAscii"/>
          <w:b w:val="1"/>
          <w:bCs w:val="1"/>
          <w:color w:val="000000" w:themeColor="text2" w:themeTint="FF" w:themeShade="FF"/>
          <w:lang w:val="en-US"/>
        </w:rPr>
        <w:t xml:space="preserve"> task</w:t>
      </w:r>
      <w:r w:rsidRPr="7449E066" w:rsidR="0CB8F0CE">
        <w:rPr>
          <w:rFonts w:ascii="Arial" w:hAnsi="Arial" w:eastAsia="Arial" w:cs="Arial" w:asciiTheme="minorAscii" w:hAnsiTheme="minorAscii" w:eastAsiaTheme="minorAscii" w:cstheme="minorAscii"/>
          <w:b w:val="1"/>
          <w:bCs w:val="1"/>
          <w:color w:val="000000" w:themeColor="text2" w:themeTint="FF" w:themeShade="FF"/>
          <w:lang w:val="en-US"/>
        </w:rPr>
        <w:t xml:space="preserve"> </w:t>
      </w:r>
      <w:r w:rsidRPr="7449E066" w:rsidR="0CB8F0CE">
        <w:rPr>
          <w:rFonts w:ascii="Arial" w:hAnsi="Arial" w:eastAsia="Arial" w:cs="Arial" w:asciiTheme="minorAscii" w:hAnsiTheme="minorAscii" w:eastAsiaTheme="minorAscii" w:cstheme="minorAscii"/>
          <w:color w:val="000000" w:themeColor="text2" w:themeTint="FF" w:themeShade="FF"/>
          <w:lang w:val="en-US"/>
        </w:rPr>
        <w:t>(R)</w:t>
      </w:r>
      <w:r w:rsidRPr="7449E066" w:rsidR="5B3C7BED">
        <w:rPr>
          <w:rFonts w:ascii="Arial" w:hAnsi="Arial" w:eastAsia="Arial" w:cs="Arial" w:asciiTheme="minorAscii" w:hAnsiTheme="minorAscii" w:eastAsiaTheme="minorAscii" w:cstheme="minorAscii"/>
          <w:color w:val="000000" w:themeColor="text2" w:themeTint="FF" w:themeShade="FF"/>
          <w:lang w:val="en-US"/>
        </w:rPr>
        <w:t xml:space="preserve"> - </w:t>
      </w:r>
      <w:r w:rsidRPr="7449E066" w:rsidR="0CB8F0CE">
        <w:rPr>
          <w:rFonts w:ascii="Arial" w:hAnsi="Arial" w:eastAsia="Arial" w:cs="Arial" w:asciiTheme="minorAscii" w:hAnsiTheme="minorAscii" w:eastAsiaTheme="minorAscii" w:cstheme="minorAscii"/>
          <w:color w:val="000000" w:themeColor="text2" w:themeTint="FF" w:themeShade="FF"/>
          <w:lang w:val="en-US"/>
        </w:rPr>
        <w:t xml:space="preserve">Ask </w:t>
      </w:r>
      <w:r w:rsidRPr="7449E066" w:rsidR="012DB0C4">
        <w:rPr>
          <w:rFonts w:ascii="Arial" w:hAnsi="Arial" w:eastAsia="Arial" w:cs="Arial" w:asciiTheme="minorAscii" w:hAnsiTheme="minorAscii" w:eastAsiaTheme="minorAscii" w:cstheme="minorAscii"/>
          <w:color w:val="000000" w:themeColor="text2" w:themeTint="FF" w:themeShade="FF"/>
          <w:lang w:val="en-US"/>
        </w:rPr>
        <w:t xml:space="preserve">the </w:t>
      </w:r>
      <w:r w:rsidRPr="7449E066" w:rsidR="0CB8F0CE">
        <w:rPr>
          <w:rFonts w:ascii="Arial" w:hAnsi="Arial" w:eastAsia="Arial" w:cs="Arial" w:asciiTheme="minorAscii" w:hAnsiTheme="minorAscii" w:eastAsiaTheme="minorAscii" w:cstheme="minorAscii"/>
          <w:color w:val="000000" w:themeColor="text2" w:themeTint="FF" w:themeShade="FF"/>
          <w:lang w:val="en-US"/>
        </w:rPr>
        <w:t>students to read the</w:t>
      </w:r>
      <w:r w:rsidRPr="7449E066" w:rsidR="29C6409D">
        <w:rPr>
          <w:rFonts w:ascii="Arial" w:hAnsi="Arial" w:eastAsia="Arial" w:cs="Arial" w:asciiTheme="minorAscii" w:hAnsiTheme="minorAscii" w:eastAsiaTheme="minorAscii" w:cstheme="minorAscii"/>
          <w:color w:val="000000" w:themeColor="text2" w:themeTint="FF" w:themeShade="FF"/>
          <w:lang w:val="en-US"/>
        </w:rPr>
        <w:t xml:space="preserve"> </w:t>
      </w:r>
      <w:r w:rsidRPr="7449E066" w:rsidR="269D7563">
        <w:rPr>
          <w:rFonts w:ascii="Arial" w:hAnsi="Arial" w:eastAsia="Arial" w:cs="Arial" w:asciiTheme="minorAscii" w:hAnsiTheme="minorAscii" w:eastAsiaTheme="minorAscii" w:cstheme="minorAscii"/>
          <w:b w:val="0"/>
          <w:bCs w:val="0"/>
          <w:color w:val="000000" w:themeColor="text2" w:themeTint="FF" w:themeShade="FF"/>
          <w:lang w:val="en-US"/>
        </w:rPr>
        <w:t>Reading</w:t>
      </w:r>
      <w:r w:rsidRPr="7449E066" w:rsidR="4958363F">
        <w:rPr>
          <w:rFonts w:ascii="Arial" w:hAnsi="Arial" w:eastAsia="Arial" w:cs="Arial" w:asciiTheme="minorAscii" w:hAnsiTheme="minorAscii" w:eastAsiaTheme="minorAscii" w:cstheme="minorAscii"/>
          <w:b w:val="0"/>
          <w:bCs w:val="0"/>
          <w:color w:val="000000" w:themeColor="text2" w:themeTint="FF" w:themeShade="FF"/>
          <w:lang w:val="en-US"/>
        </w:rPr>
        <w:t xml:space="preserve"> </w:t>
      </w:r>
      <w:r w:rsidRPr="7449E066" w:rsidR="0CB8F0CE">
        <w:rPr>
          <w:rFonts w:ascii="Arial" w:hAnsi="Arial" w:eastAsia="Arial" w:cs="Arial" w:asciiTheme="minorAscii" w:hAnsiTheme="minorAscii" w:eastAsiaTheme="minorAscii" w:cstheme="minorAscii"/>
          <w:b w:val="0"/>
          <w:bCs w:val="0"/>
          <w:color w:val="000000" w:themeColor="text2" w:themeTint="FF" w:themeShade="FF"/>
          <w:lang w:val="en-US"/>
        </w:rPr>
        <w:t>6.3.</w:t>
      </w:r>
      <w:r w:rsidRPr="7449E066" w:rsidR="5543C476">
        <w:rPr>
          <w:rFonts w:ascii="Arial" w:hAnsi="Arial" w:eastAsia="Arial" w:cs="Arial" w:asciiTheme="minorAscii" w:hAnsiTheme="minorAscii" w:eastAsiaTheme="minorAscii" w:cstheme="minorAscii"/>
          <w:b w:val="0"/>
          <w:bCs w:val="0"/>
          <w:color w:val="000000" w:themeColor="text2" w:themeTint="FF" w:themeShade="FF"/>
          <w:lang w:val="en-US"/>
        </w:rPr>
        <w:t>1</w:t>
      </w:r>
      <w:r w:rsidRPr="7449E066" w:rsidR="0CB8F0CE">
        <w:rPr>
          <w:rFonts w:ascii="Arial" w:hAnsi="Arial" w:eastAsia="Arial" w:cs="Arial" w:asciiTheme="minorAscii" w:hAnsiTheme="minorAscii" w:eastAsiaTheme="minorAscii" w:cstheme="minorAscii"/>
          <w:b w:val="0"/>
          <w:bCs w:val="0"/>
          <w:color w:val="000000" w:themeColor="text2" w:themeTint="FF" w:themeShade="FF"/>
          <w:lang w:val="en-US"/>
        </w:rPr>
        <w:t xml:space="preserve"> </w:t>
      </w:r>
      <w:r w:rsidRPr="7449E066" w:rsidR="0CB8F0CE">
        <w:rPr>
          <w:rFonts w:ascii="Arial" w:hAnsi="Arial" w:eastAsia="Arial" w:cs="Arial" w:asciiTheme="minorAscii" w:hAnsiTheme="minorAscii" w:eastAsiaTheme="minorAscii" w:cstheme="minorAscii"/>
          <w:b w:val="0"/>
          <w:bCs w:val="0"/>
          <w:color w:val="000000" w:themeColor="text2" w:themeTint="FF" w:themeShade="FF"/>
          <w:lang w:val="en-US"/>
        </w:rPr>
        <w:t>Recognising</w:t>
      </w:r>
      <w:r w:rsidRPr="7449E066" w:rsidR="0CB8F0CE">
        <w:rPr>
          <w:rFonts w:ascii="Arial" w:hAnsi="Arial" w:eastAsia="Arial" w:cs="Arial" w:asciiTheme="minorAscii" w:hAnsiTheme="minorAscii" w:eastAsiaTheme="minorAscii" w:cstheme="minorAscii"/>
          <w:b w:val="0"/>
          <w:bCs w:val="0"/>
          <w:color w:val="000000" w:themeColor="text2" w:themeTint="FF" w:themeShade="FF"/>
          <w:lang w:val="en-US"/>
        </w:rPr>
        <w:t xml:space="preserve"> malware</w:t>
      </w:r>
      <w:r w:rsidRPr="7449E066" w:rsidR="0CB8F0CE">
        <w:rPr>
          <w:rFonts w:ascii="Arial" w:hAnsi="Arial" w:eastAsia="Arial" w:cs="Arial" w:asciiTheme="minorAscii" w:hAnsiTheme="minorAscii" w:eastAsiaTheme="minorAscii" w:cstheme="minorAscii"/>
          <w:b w:val="0"/>
          <w:bCs w:val="0"/>
          <w:color w:val="000000" w:themeColor="text2" w:themeTint="FF" w:themeShade="FF"/>
          <w:lang w:val="en-US"/>
        </w:rPr>
        <w:t>.</w:t>
      </w:r>
      <w:r w:rsidRPr="7449E066" w:rsidR="7F86E9F4">
        <w:rPr>
          <w:rFonts w:ascii="Arial" w:hAnsi="Arial" w:eastAsia="Arial" w:cs="Arial" w:asciiTheme="minorAscii" w:hAnsiTheme="minorAscii" w:eastAsiaTheme="minorAscii" w:cstheme="minorAscii"/>
          <w:b w:val="0"/>
          <w:bCs w:val="0"/>
          <w:color w:val="000000" w:themeColor="text2" w:themeTint="FF" w:themeShade="FF"/>
          <w:lang w:val="en-US"/>
        </w:rPr>
        <w:t xml:space="preserve"> </w:t>
      </w:r>
    </w:p>
    <w:p w:rsidR="52C403FF" w:rsidP="7449E066" w:rsidRDefault="52C403FF" w14:paraId="3E8AB688" w14:textId="76304E4F">
      <w:pPr>
        <w:jc w:val="both"/>
        <w:rPr>
          <w:rFonts w:ascii="Arial" w:hAnsi="Arial" w:eastAsia="Arial" w:cs="Arial" w:asciiTheme="minorAscii" w:hAnsiTheme="minorAscii" w:eastAsiaTheme="minorAscii" w:cstheme="minorAscii"/>
          <w:b w:val="1"/>
          <w:bCs w:val="1"/>
          <w:color w:val="000000" w:themeColor="text2"/>
          <w:lang w:val="en-GB"/>
        </w:rPr>
      </w:pPr>
      <w:r w:rsidRPr="7449E066" w:rsidR="47868CE9">
        <w:rPr>
          <w:rFonts w:ascii="Arial" w:hAnsi="Arial" w:eastAsia="Arial" w:cs="Arial" w:asciiTheme="minorAscii" w:hAnsiTheme="minorAscii" w:eastAsiaTheme="minorAscii" w:cstheme="minorAscii"/>
          <w:b w:val="1"/>
          <w:bCs w:val="1"/>
          <w:color w:val="000000" w:themeColor="text2" w:themeTint="FF" w:themeShade="FF"/>
          <w:lang w:val="en-GB"/>
        </w:rPr>
        <w:t xml:space="preserve"> </w:t>
      </w:r>
    </w:p>
    <w:p w:rsidR="170A2E39" w:rsidP="7449E066" w:rsidRDefault="7DFB8BED" w14:paraId="3A3B90C4" w14:textId="08E05448">
      <w:pPr>
        <w:jc w:val="both"/>
        <w:rPr>
          <w:rFonts w:ascii="Arial" w:hAnsi="Arial" w:eastAsia="Arial" w:cs="Arial" w:asciiTheme="minorAscii" w:hAnsiTheme="minorAscii" w:eastAsiaTheme="minorAscii" w:cstheme="minorAscii"/>
          <w:color w:val="000000" w:themeColor="text2"/>
          <w:lang w:val="en-GB"/>
        </w:rPr>
      </w:pPr>
      <w:r w:rsidRPr="7449E066" w:rsidR="31BC3C15">
        <w:rPr>
          <w:rFonts w:ascii="Arial" w:hAnsi="Arial" w:eastAsia="Arial" w:cs="Arial" w:asciiTheme="minorAscii" w:hAnsiTheme="minorAscii" w:eastAsiaTheme="minorAscii" w:cstheme="minorAscii"/>
          <w:b w:val="1"/>
          <w:bCs w:val="1"/>
          <w:lang w:val="en-US"/>
        </w:rPr>
        <w:t xml:space="preserve">Task B: Explain </w:t>
      </w:r>
      <w:r w:rsidRPr="7449E066" w:rsidR="31BC3C15">
        <w:rPr>
          <w:rFonts w:ascii="Arial" w:hAnsi="Arial" w:eastAsia="Arial" w:cs="Arial" w:asciiTheme="minorAscii" w:hAnsiTheme="minorAscii" w:eastAsiaTheme="minorAscii" w:cstheme="minorAscii"/>
          <w:lang w:val="en-US"/>
        </w:rPr>
        <w:t>(A) - Present a digital version of</w:t>
      </w:r>
      <w:r w:rsidRPr="7449E066" w:rsidR="31BC3C15">
        <w:rPr>
          <w:rFonts w:ascii="Arial" w:hAnsi="Arial" w:eastAsia="Arial" w:cs="Arial" w:asciiTheme="minorAscii" w:hAnsiTheme="minorAscii" w:eastAsiaTheme="minorAscii" w:cstheme="minorAscii"/>
          <w:b w:val="1"/>
          <w:bCs w:val="1"/>
          <w:color w:val="000000" w:themeColor="text2" w:themeTint="FF" w:themeShade="FF"/>
          <w:lang w:val="en-GB"/>
        </w:rPr>
        <w:t xml:space="preserve"> </w:t>
      </w:r>
      <w:r w:rsidRPr="7449E066" w:rsidR="18DAE637">
        <w:rPr>
          <w:rFonts w:ascii="Arial" w:hAnsi="Arial" w:eastAsia="Arial" w:cs="Arial" w:asciiTheme="minorAscii" w:hAnsiTheme="minorAscii" w:eastAsiaTheme="minorAscii" w:cstheme="minorAscii"/>
          <w:color w:val="000000" w:themeColor="text2" w:themeTint="FF" w:themeShade="FF"/>
          <w:lang w:val="en-GB"/>
        </w:rPr>
        <w:t>the</w:t>
      </w:r>
      <w:r w:rsidRPr="7449E066" w:rsidR="18DAE637">
        <w:rPr>
          <w:rFonts w:ascii="Arial" w:hAnsi="Arial" w:eastAsia="Arial" w:cs="Arial" w:asciiTheme="minorAscii" w:hAnsiTheme="minorAscii" w:eastAsiaTheme="minorAscii" w:cstheme="minorAscii"/>
          <w:b w:val="1"/>
          <w:bCs w:val="1"/>
          <w:color w:val="000000" w:themeColor="text2" w:themeTint="FF" w:themeShade="FF"/>
          <w:lang w:val="en-GB"/>
        </w:rPr>
        <w:t xml:space="preserve"> </w:t>
      </w:r>
      <w:r w:rsidRPr="7449E066" w:rsidR="18DAE637">
        <w:rPr>
          <w:rFonts w:ascii="Arial" w:hAnsi="Arial" w:eastAsia="Arial" w:cs="Arial" w:asciiTheme="minorAscii" w:hAnsiTheme="minorAscii" w:eastAsiaTheme="minorAscii" w:cstheme="minorAscii"/>
          <w:b w:val="0"/>
          <w:bCs w:val="0"/>
          <w:color w:val="000000" w:themeColor="text2" w:themeTint="FF" w:themeShade="FF"/>
          <w:lang w:val="en-GB"/>
        </w:rPr>
        <w:t>Poster 6.3.</w:t>
      </w:r>
      <w:r w:rsidRPr="7449E066" w:rsidR="40E697E5">
        <w:rPr>
          <w:rFonts w:ascii="Arial" w:hAnsi="Arial" w:eastAsia="Arial" w:cs="Arial" w:asciiTheme="minorAscii" w:hAnsiTheme="minorAscii" w:eastAsiaTheme="minorAscii" w:cstheme="minorAscii"/>
          <w:b w:val="0"/>
          <w:bCs w:val="0"/>
          <w:color w:val="000000" w:themeColor="text2" w:themeTint="FF" w:themeShade="FF"/>
          <w:lang w:val="en-GB"/>
        </w:rPr>
        <w:t>2</w:t>
      </w:r>
      <w:r w:rsidRPr="7449E066" w:rsidR="18DAE637">
        <w:rPr>
          <w:rFonts w:ascii="Arial" w:hAnsi="Arial" w:eastAsia="Arial" w:cs="Arial" w:asciiTheme="minorAscii" w:hAnsiTheme="minorAscii" w:eastAsiaTheme="minorAscii" w:cstheme="minorAscii"/>
          <w:b w:val="0"/>
          <w:bCs w:val="0"/>
          <w:color w:val="000000" w:themeColor="text2" w:themeTint="FF" w:themeShade="FF"/>
          <w:lang w:val="en-GB"/>
        </w:rPr>
        <w:t xml:space="preserve"> “Seven indicators</w:t>
      </w:r>
      <w:r w:rsidRPr="7449E066" w:rsidR="5F755B02">
        <w:rPr>
          <w:rFonts w:ascii="Arial" w:hAnsi="Arial" w:eastAsia="Arial" w:cs="Arial" w:asciiTheme="minorAscii" w:hAnsiTheme="minorAscii" w:eastAsiaTheme="minorAscii" w:cstheme="minorAscii"/>
          <w:b w:val="0"/>
          <w:bCs w:val="0"/>
          <w:color w:val="000000" w:themeColor="text2" w:themeTint="FF" w:themeShade="FF"/>
          <w:lang w:val="en-GB"/>
        </w:rPr>
        <w:t>.</w:t>
      </w:r>
      <w:r w:rsidRPr="7449E066" w:rsidR="71A8E2DD">
        <w:rPr>
          <w:rFonts w:ascii="Arial" w:hAnsi="Arial" w:eastAsia="Arial" w:cs="Arial" w:asciiTheme="minorAscii" w:hAnsiTheme="minorAscii" w:eastAsiaTheme="minorAscii" w:cstheme="minorAscii"/>
          <w:b w:val="1"/>
          <w:bCs w:val="1"/>
          <w:color w:val="000000" w:themeColor="text2" w:themeTint="FF" w:themeShade="FF"/>
          <w:lang w:val="en-GB"/>
        </w:rPr>
        <w:t xml:space="preserve"> </w:t>
      </w:r>
      <w:r w:rsidRPr="7449E066" w:rsidR="71A8E2DD">
        <w:rPr>
          <w:rFonts w:ascii="Arial" w:hAnsi="Arial" w:eastAsia="Arial" w:cs="Arial" w:asciiTheme="minorAscii" w:hAnsiTheme="minorAscii" w:eastAsiaTheme="minorAscii" w:cstheme="minorAscii"/>
          <w:color w:val="000000" w:themeColor="text2" w:themeTint="FF" w:themeShade="FF"/>
          <w:lang w:val="en-GB"/>
        </w:rPr>
        <w:t xml:space="preserve">Explain that these are things that can </w:t>
      </w:r>
      <w:r w:rsidRPr="7449E066" w:rsidR="71A8E2DD">
        <w:rPr>
          <w:rFonts w:ascii="Arial" w:hAnsi="Arial" w:eastAsia="Arial" w:cs="Arial" w:asciiTheme="minorAscii" w:hAnsiTheme="minorAscii" w:eastAsiaTheme="minorAscii" w:cstheme="minorAscii"/>
          <w:color w:val="000000" w:themeColor="text2" w:themeTint="FF" w:themeShade="FF"/>
          <w:lang w:val="en-GB"/>
        </w:rPr>
        <w:t>indicate</w:t>
      </w:r>
      <w:r w:rsidRPr="7449E066" w:rsidR="4A3A6223">
        <w:rPr>
          <w:rFonts w:ascii="Arial" w:hAnsi="Arial" w:eastAsia="Arial" w:cs="Arial" w:asciiTheme="minorAscii" w:hAnsiTheme="minorAscii" w:eastAsiaTheme="minorAscii" w:cstheme="minorAscii"/>
          <w:color w:val="000000" w:themeColor="text2" w:themeTint="FF" w:themeShade="FF"/>
          <w:lang w:val="en-GB"/>
        </w:rPr>
        <w:t>/show</w:t>
      </w:r>
      <w:r w:rsidRPr="7449E066" w:rsidR="71A8E2DD">
        <w:rPr>
          <w:rFonts w:ascii="Arial" w:hAnsi="Arial" w:eastAsia="Arial" w:cs="Arial" w:asciiTheme="minorAscii" w:hAnsiTheme="minorAscii" w:eastAsiaTheme="minorAscii" w:cstheme="minorAscii"/>
          <w:color w:val="000000" w:themeColor="text2" w:themeTint="FF" w:themeShade="FF"/>
          <w:lang w:val="en-GB"/>
        </w:rPr>
        <w:t xml:space="preserve"> that you may have malware on your computer. </w:t>
      </w:r>
    </w:p>
    <w:p w:rsidR="3373BFF8" w:rsidP="7449E066" w:rsidRDefault="3373BFF8" w14:paraId="6061A976" w14:textId="27EC9E85">
      <w:pPr>
        <w:jc w:val="both"/>
        <w:rPr>
          <w:rFonts w:ascii="Arial" w:hAnsi="Arial" w:eastAsia="Arial" w:cs="Arial" w:asciiTheme="minorAscii" w:hAnsiTheme="minorAscii" w:eastAsiaTheme="minorAscii" w:cstheme="minorAscii"/>
          <w:color w:val="000000" w:themeColor="text2"/>
          <w:lang w:val="en-GB"/>
        </w:rPr>
      </w:pPr>
    </w:p>
    <w:p w:rsidR="725113FD" w:rsidP="7449E066" w:rsidRDefault="725113FD" w14:paraId="447BC08C" w14:textId="6C336111">
      <w:pPr>
        <w:jc w:val="both"/>
        <w:rPr>
          <w:rFonts w:ascii="Arial" w:hAnsi="Arial" w:eastAsia="Arial" w:cs="Arial" w:asciiTheme="minorAscii" w:hAnsiTheme="minorAscii" w:eastAsiaTheme="minorAscii" w:cstheme="minorAscii"/>
          <w:b w:val="0"/>
          <w:bCs w:val="0"/>
          <w:color w:val="000000" w:themeColor="text2"/>
          <w:lang w:val="en-GB"/>
        </w:rPr>
      </w:pPr>
      <w:r w:rsidRPr="7449E066" w:rsidR="10939EE8">
        <w:rPr>
          <w:rFonts w:ascii="Arial" w:hAnsi="Arial" w:eastAsia="Arial" w:cs="Arial" w:asciiTheme="minorAscii" w:hAnsiTheme="minorAscii" w:eastAsiaTheme="minorAscii" w:cstheme="minorAscii"/>
          <w:b w:val="1"/>
          <w:bCs w:val="1"/>
          <w:lang w:val="en-US"/>
        </w:rPr>
        <w:t>Task C</w:t>
      </w:r>
      <w:r w:rsidRPr="7449E066" w:rsidR="40D4930A">
        <w:rPr>
          <w:rFonts w:ascii="Arial" w:hAnsi="Arial" w:eastAsia="Arial" w:cs="Arial" w:asciiTheme="minorAscii" w:hAnsiTheme="minorAscii" w:eastAsiaTheme="minorAscii" w:cstheme="minorAscii"/>
          <w:b w:val="1"/>
          <w:bCs w:val="1"/>
          <w:lang w:val="en-US"/>
        </w:rPr>
        <w:t>:</w:t>
      </w:r>
      <w:r w:rsidRPr="7449E066" w:rsidR="10939EE8">
        <w:rPr>
          <w:rFonts w:ascii="Arial" w:hAnsi="Arial" w:eastAsia="Arial" w:cs="Arial" w:asciiTheme="minorAscii" w:hAnsiTheme="minorAscii" w:eastAsiaTheme="minorAscii" w:cstheme="minorAscii"/>
          <w:b w:val="1"/>
          <w:bCs w:val="1"/>
          <w:lang w:val="en-US"/>
        </w:rPr>
        <w:t xml:space="preserve"> Individual written task </w:t>
      </w:r>
      <w:r w:rsidRPr="7449E066" w:rsidR="10939EE8">
        <w:rPr>
          <w:rFonts w:ascii="Arial" w:hAnsi="Arial" w:eastAsia="Arial" w:cs="Arial" w:asciiTheme="minorAscii" w:hAnsiTheme="minorAscii" w:eastAsiaTheme="minorAscii" w:cstheme="minorAscii"/>
          <w:lang w:val="en-US"/>
        </w:rPr>
        <w:t>(W) - S</w:t>
      </w:r>
      <w:r w:rsidRPr="7449E066" w:rsidR="10939EE8">
        <w:rPr>
          <w:rFonts w:ascii="Arial" w:hAnsi="Arial" w:eastAsia="Arial" w:cs="Arial" w:asciiTheme="minorAscii" w:hAnsiTheme="minorAscii" w:eastAsiaTheme="minorAscii" w:cstheme="minorAscii"/>
          <w:lang w:val="nb-NO"/>
        </w:rPr>
        <w:t>tudents</w:t>
      </w:r>
      <w:r w:rsidRPr="7449E066" w:rsidR="10939EE8">
        <w:rPr>
          <w:rFonts w:ascii="Arial" w:hAnsi="Arial" w:eastAsia="Arial" w:cs="Arial" w:asciiTheme="minorAscii" w:hAnsiTheme="minorAscii" w:eastAsiaTheme="minorAscii" w:cstheme="minorAscii"/>
          <w:lang w:val="nb-NO"/>
        </w:rPr>
        <w:t xml:space="preserve"> </w:t>
      </w:r>
      <w:r w:rsidRPr="7449E066" w:rsidR="10939EE8">
        <w:rPr>
          <w:rFonts w:ascii="Arial" w:hAnsi="Arial" w:eastAsia="Arial" w:cs="Arial" w:asciiTheme="minorAscii" w:hAnsiTheme="minorAscii" w:eastAsiaTheme="minorAscii" w:cstheme="minorAscii"/>
          <w:lang w:val="nb-NO"/>
        </w:rPr>
        <w:t>complete</w:t>
      </w:r>
      <w:r w:rsidRPr="7449E066" w:rsidR="10939EE8">
        <w:rPr>
          <w:rFonts w:ascii="Arial" w:hAnsi="Arial" w:eastAsia="Arial" w:cs="Arial" w:asciiTheme="minorAscii" w:hAnsiTheme="minorAscii" w:eastAsiaTheme="minorAscii" w:cstheme="minorAscii"/>
          <w:lang w:val="nb-NO"/>
        </w:rPr>
        <w:t xml:space="preserve"> </w:t>
      </w:r>
      <w:r w:rsidRPr="7449E066" w:rsidR="0FF1B5BC">
        <w:rPr>
          <w:rFonts w:ascii="Arial" w:hAnsi="Arial" w:eastAsia="Arial" w:cs="Arial" w:asciiTheme="minorAscii" w:hAnsiTheme="minorAscii" w:eastAsiaTheme="minorAscii" w:cstheme="minorAscii"/>
          <w:b w:val="0"/>
          <w:bCs w:val="0"/>
          <w:lang w:val="nb-NO"/>
        </w:rPr>
        <w:t>W</w:t>
      </w:r>
      <w:r w:rsidRPr="7449E066" w:rsidR="10939EE8">
        <w:rPr>
          <w:rFonts w:ascii="Arial" w:hAnsi="Arial" w:eastAsia="Arial" w:cs="Arial" w:asciiTheme="minorAscii" w:hAnsiTheme="minorAscii" w:eastAsiaTheme="minorAscii" w:cstheme="minorAscii"/>
          <w:b w:val="0"/>
          <w:bCs w:val="0"/>
          <w:color w:val="000000" w:themeColor="text2" w:themeTint="FF" w:themeShade="FF"/>
          <w:lang w:val="en-GB"/>
        </w:rPr>
        <w:t>orksheet</w:t>
      </w:r>
      <w:r w:rsidRPr="7449E066" w:rsidR="10939EE8">
        <w:rPr>
          <w:rFonts w:ascii="Arial" w:hAnsi="Arial" w:eastAsia="Arial" w:cs="Arial" w:asciiTheme="minorAscii" w:hAnsiTheme="minorAscii" w:eastAsiaTheme="minorAscii" w:cstheme="minorAscii"/>
          <w:b w:val="0"/>
          <w:bCs w:val="0"/>
          <w:color w:val="000000" w:themeColor="text2" w:themeTint="FF" w:themeShade="FF"/>
          <w:lang w:val="en-GB"/>
        </w:rPr>
        <w:t xml:space="preserve"> 6.3.</w:t>
      </w:r>
      <w:r w:rsidRPr="7449E066" w:rsidR="7CC2028C">
        <w:rPr>
          <w:rFonts w:ascii="Arial" w:hAnsi="Arial" w:eastAsia="Arial" w:cs="Arial" w:asciiTheme="minorAscii" w:hAnsiTheme="minorAscii" w:eastAsiaTheme="minorAscii" w:cstheme="minorAscii"/>
          <w:b w:val="0"/>
          <w:bCs w:val="0"/>
          <w:color w:val="000000" w:themeColor="text2" w:themeTint="FF" w:themeShade="FF"/>
          <w:lang w:val="en-GB"/>
        </w:rPr>
        <w:t>3</w:t>
      </w:r>
      <w:r w:rsidRPr="7449E066" w:rsidR="186E5284">
        <w:rPr>
          <w:rFonts w:ascii="Arial" w:hAnsi="Arial" w:eastAsia="Arial" w:cs="Arial" w:asciiTheme="minorAscii" w:hAnsiTheme="minorAscii" w:eastAsiaTheme="minorAscii" w:cstheme="minorAscii"/>
          <w:b w:val="0"/>
          <w:bCs w:val="0"/>
          <w:color w:val="000000" w:themeColor="text2" w:themeTint="FF" w:themeShade="FF"/>
          <w:lang w:val="en-GB"/>
        </w:rPr>
        <w:t xml:space="preserve">. </w:t>
      </w:r>
      <w:r w:rsidRPr="7449E066" w:rsidR="10939EE8">
        <w:rPr>
          <w:rFonts w:ascii="Arial" w:hAnsi="Arial" w:eastAsia="Arial" w:cs="Arial" w:asciiTheme="minorAscii" w:hAnsiTheme="minorAscii" w:eastAsiaTheme="minorAscii" w:cstheme="minorAscii"/>
          <w:b w:val="0"/>
          <w:bCs w:val="0"/>
          <w:color w:val="000000" w:themeColor="text2" w:themeTint="FF" w:themeShade="FF"/>
          <w:lang w:val="en-GB"/>
        </w:rPr>
        <w:t>List of indicators.</w:t>
      </w:r>
    </w:p>
    <w:p w:rsidR="3373BFF8" w:rsidP="7449E066" w:rsidRDefault="3373BFF8" w14:paraId="01FA6A3E" w14:textId="46CDC851">
      <w:pPr>
        <w:jc w:val="both"/>
        <w:rPr>
          <w:rFonts w:ascii="Arial" w:hAnsi="Arial" w:eastAsia="Arial" w:cs="Arial" w:asciiTheme="minorAscii" w:hAnsiTheme="minorAscii" w:eastAsiaTheme="minorAscii" w:cstheme="minorAscii"/>
          <w:color w:val="000000" w:themeColor="text2"/>
          <w:lang w:val="en-GB"/>
        </w:rPr>
      </w:pPr>
    </w:p>
    <w:p w:rsidR="7660B16F" w:rsidP="7449E066" w:rsidRDefault="7660B16F" w14:paraId="5A5CCEEC" w14:textId="608D2A08">
      <w:pPr>
        <w:jc w:val="both"/>
        <w:rPr>
          <w:rFonts w:ascii="Arial" w:hAnsi="Arial" w:eastAsia="Arial" w:cs="Arial" w:asciiTheme="minorAscii" w:hAnsiTheme="minorAscii" w:eastAsiaTheme="minorAscii" w:cstheme="minorAscii"/>
          <w:color w:val="000000" w:themeColor="text2"/>
          <w:lang w:val="en-GB"/>
        </w:rPr>
      </w:pPr>
      <w:r w:rsidRPr="7449E066" w:rsidR="25E9D489">
        <w:rPr>
          <w:rFonts w:ascii="Arial" w:hAnsi="Arial" w:eastAsia="Arial" w:cs="Arial" w:asciiTheme="minorAscii" w:hAnsiTheme="minorAscii" w:eastAsiaTheme="minorAscii" w:cstheme="minorAscii"/>
          <w:b w:val="1"/>
          <w:bCs w:val="1"/>
          <w:color w:val="000000" w:themeColor="text2" w:themeTint="FF" w:themeShade="FF"/>
          <w:lang w:val="en-GB"/>
        </w:rPr>
        <w:t>Task D:</w:t>
      </w:r>
      <w:r w:rsidRPr="7449E066" w:rsidR="5DBF0EB2">
        <w:rPr>
          <w:rFonts w:ascii="Arial" w:hAnsi="Arial" w:eastAsia="Arial" w:cs="Arial" w:asciiTheme="minorAscii" w:hAnsiTheme="minorAscii" w:eastAsiaTheme="minorAscii" w:cstheme="minorAscii"/>
          <w:b w:val="1"/>
          <w:bCs w:val="1"/>
          <w:color w:val="000000" w:themeColor="text2" w:themeTint="FF" w:themeShade="FF"/>
          <w:lang w:val="en-GB"/>
        </w:rPr>
        <w:t xml:space="preserve"> </w:t>
      </w:r>
      <w:r w:rsidRPr="7449E066" w:rsidR="030757D3">
        <w:rPr>
          <w:rFonts w:ascii="Arial" w:hAnsi="Arial" w:eastAsia="Arial" w:cs="Arial" w:asciiTheme="minorAscii" w:hAnsiTheme="minorAscii" w:eastAsiaTheme="minorAscii" w:cstheme="minorAscii"/>
          <w:b w:val="1"/>
          <w:bCs w:val="1"/>
          <w:lang w:val="en-US"/>
        </w:rPr>
        <w:t xml:space="preserve">Share and discuss </w:t>
      </w:r>
      <w:r w:rsidRPr="7449E066" w:rsidR="030757D3">
        <w:rPr>
          <w:rFonts w:ascii="Arial" w:hAnsi="Arial" w:eastAsia="Arial" w:cs="Arial" w:asciiTheme="minorAscii" w:hAnsiTheme="minorAscii" w:eastAsiaTheme="minorAscii" w:cstheme="minorAscii"/>
          <w:lang w:val="en-US"/>
        </w:rPr>
        <w:t>(A, O, W) -</w:t>
      </w:r>
      <w:r w:rsidRPr="7449E066" w:rsidR="16DE7497">
        <w:rPr>
          <w:rFonts w:ascii="Arial" w:hAnsi="Arial" w:eastAsia="Arial" w:cs="Arial" w:asciiTheme="minorAscii" w:hAnsiTheme="minorAscii" w:eastAsiaTheme="minorAscii" w:cstheme="minorAscii"/>
          <w:lang w:val="en-US"/>
        </w:rPr>
        <w:t xml:space="preserve"> As a whole class</w:t>
      </w:r>
      <w:r w:rsidRPr="7449E066" w:rsidR="21D5031F">
        <w:rPr>
          <w:rFonts w:ascii="Arial" w:hAnsi="Arial" w:eastAsia="Arial" w:cs="Arial" w:asciiTheme="minorAscii" w:hAnsiTheme="minorAscii" w:eastAsiaTheme="minorAscii" w:cstheme="minorAscii"/>
          <w:lang w:val="en-US"/>
        </w:rPr>
        <w:t>.</w:t>
      </w:r>
    </w:p>
    <w:p w:rsidR="40A80CF8" w:rsidP="7449E066" w:rsidRDefault="40A80CF8" w14:paraId="7EB530CD" w14:textId="02A44458">
      <w:pPr>
        <w:jc w:val="both"/>
        <w:rPr>
          <w:rFonts w:ascii="Arial" w:hAnsi="Arial" w:eastAsia="Arial" w:cs="Arial" w:asciiTheme="minorAscii" w:hAnsiTheme="minorAscii" w:eastAsiaTheme="minorAscii" w:cstheme="minorAscii"/>
          <w:lang w:val="en-US"/>
        </w:rPr>
      </w:pPr>
    </w:p>
    <w:p w:rsidR="7B31EC4F" w:rsidP="7449E066" w:rsidRDefault="7B31EC4F" w14:paraId="239C14D3" w14:textId="692BC684">
      <w:pPr>
        <w:jc w:val="both"/>
        <w:rPr>
          <w:rFonts w:ascii="Arial" w:hAnsi="Arial" w:eastAsia="Arial" w:cs="Arial" w:asciiTheme="minorAscii" w:hAnsiTheme="minorAscii" w:eastAsiaTheme="minorAscii" w:cstheme="minorAscii"/>
          <w:lang w:val="en-GB"/>
        </w:rPr>
      </w:pPr>
      <w:r w:rsidRPr="7449E066" w:rsidR="1F0379B3">
        <w:rPr>
          <w:rFonts w:ascii="Arial" w:hAnsi="Arial" w:eastAsia="Arial" w:cs="Arial" w:asciiTheme="minorAscii" w:hAnsiTheme="minorAscii" w:eastAsiaTheme="minorAscii" w:cstheme="minorAscii"/>
          <w:lang w:val="en-US"/>
        </w:rPr>
        <w:t xml:space="preserve">Choose all or a subset </w:t>
      </w:r>
      <w:r w:rsidRPr="7449E066" w:rsidR="2C7F0399">
        <w:rPr>
          <w:rFonts w:ascii="Arial" w:hAnsi="Arial" w:eastAsia="Arial" w:cs="Arial" w:asciiTheme="minorAscii" w:hAnsiTheme="minorAscii" w:eastAsiaTheme="minorAscii" w:cstheme="minorAscii"/>
          <w:lang w:val="en-US"/>
        </w:rPr>
        <w:t xml:space="preserve">(recommended up to two) </w:t>
      </w:r>
      <w:r w:rsidRPr="7449E066" w:rsidR="1F0379B3">
        <w:rPr>
          <w:rFonts w:ascii="Arial" w:hAnsi="Arial" w:eastAsia="Arial" w:cs="Arial" w:asciiTheme="minorAscii" w:hAnsiTheme="minorAscii" w:eastAsiaTheme="minorAscii" w:cstheme="minorAscii"/>
          <w:lang w:val="en-US"/>
        </w:rPr>
        <w:t xml:space="preserve">of the given examples </w:t>
      </w:r>
      <w:r w:rsidRPr="7449E066" w:rsidR="1E035681">
        <w:rPr>
          <w:rFonts w:ascii="Arial" w:hAnsi="Arial" w:eastAsia="Arial" w:cs="Arial" w:asciiTheme="minorAscii" w:hAnsiTheme="minorAscii" w:eastAsiaTheme="minorAscii" w:cstheme="minorAscii"/>
          <w:lang w:val="en-US"/>
        </w:rPr>
        <w:t xml:space="preserve">(situations and indicators) </w:t>
      </w:r>
      <w:r w:rsidRPr="7449E066" w:rsidR="1F0379B3">
        <w:rPr>
          <w:rFonts w:ascii="Arial" w:hAnsi="Arial" w:eastAsia="Arial" w:cs="Arial" w:asciiTheme="minorAscii" w:hAnsiTheme="minorAscii" w:eastAsiaTheme="minorAscii" w:cstheme="minorAscii"/>
          <w:lang w:val="en-US"/>
        </w:rPr>
        <w:t>and present to the class. An example could be complemented with an associative illustration.</w:t>
      </w:r>
    </w:p>
    <w:p w:rsidR="3373BFF8" w:rsidP="7449E066" w:rsidRDefault="3373BFF8" w14:paraId="74B1D5AD" w14:textId="21954FD6">
      <w:pPr>
        <w:jc w:val="both"/>
        <w:rPr>
          <w:rFonts w:ascii="Arial" w:hAnsi="Arial" w:eastAsia="Arial" w:cs="Arial" w:asciiTheme="minorAscii" w:hAnsiTheme="minorAscii" w:eastAsiaTheme="minorAscii" w:cstheme="minorAscii"/>
          <w:color w:val="000000" w:themeColor="text2"/>
          <w:highlight w:val="yellow"/>
          <w:lang w:val="en-GB"/>
        </w:rPr>
      </w:pPr>
    </w:p>
    <w:tbl>
      <w:tblPr>
        <w:tblStyle w:val="TableGrid"/>
        <w:tblW w:w="0" w:type="auto"/>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4811"/>
        <w:gridCol w:w="4811"/>
      </w:tblGrid>
      <w:tr w:rsidR="3373BFF8" w:rsidTr="7449E066" w14:paraId="7A5A5237" w14:textId="77777777">
        <w:trPr>
          <w:trHeight w:val="300"/>
        </w:trPr>
        <w:tc>
          <w:tcPr>
            <w:tcW w:w="4815" w:type="dxa"/>
            <w:tcMar>
              <w:left w:w="105" w:type="dxa"/>
              <w:right w:w="105" w:type="dxa"/>
            </w:tcMar>
          </w:tcPr>
          <w:p w:rsidR="3373BFF8" w:rsidP="7449E066" w:rsidRDefault="3373BFF8" w14:paraId="3205632D" w14:textId="4CFA991D">
            <w:pPr>
              <w:jc w:val="center"/>
              <w:rPr>
                <w:rFonts w:ascii="Arial" w:hAnsi="Arial" w:eastAsia="Arial" w:cs="Arial" w:asciiTheme="minorAscii" w:hAnsiTheme="minorAscii" w:eastAsiaTheme="minorAscii" w:cstheme="minorAscii"/>
                <w:b w:val="1"/>
                <w:bCs w:val="1"/>
                <w:lang w:val="en-US"/>
              </w:rPr>
            </w:pPr>
            <w:r w:rsidRPr="7449E066" w:rsidR="17044CB9">
              <w:rPr>
                <w:rFonts w:ascii="Arial" w:hAnsi="Arial" w:eastAsia="Arial" w:cs="Arial" w:asciiTheme="minorAscii" w:hAnsiTheme="minorAscii" w:eastAsiaTheme="minorAscii" w:cstheme="minorAscii"/>
                <w:b w:val="1"/>
                <w:bCs w:val="1"/>
                <w:lang w:val="en-US"/>
              </w:rPr>
              <w:t>Situation</w:t>
            </w:r>
          </w:p>
        </w:tc>
        <w:tc>
          <w:tcPr>
            <w:tcW w:w="4815" w:type="dxa"/>
            <w:tcMar>
              <w:left w:w="105" w:type="dxa"/>
              <w:right w:w="105" w:type="dxa"/>
            </w:tcMar>
          </w:tcPr>
          <w:p w:rsidR="3373BFF8" w:rsidP="7449E066" w:rsidRDefault="3373BFF8" w14:paraId="57049C4F" w14:textId="68736BB5">
            <w:pPr>
              <w:jc w:val="center"/>
              <w:rPr>
                <w:rFonts w:ascii="Arial" w:hAnsi="Arial" w:eastAsia="Arial" w:cs="Arial" w:asciiTheme="minorAscii" w:hAnsiTheme="minorAscii" w:eastAsiaTheme="minorAscii" w:cstheme="minorAscii"/>
                <w:b w:val="1"/>
                <w:bCs w:val="1"/>
                <w:lang w:val="en-US"/>
              </w:rPr>
            </w:pPr>
            <w:r w:rsidRPr="7449E066" w:rsidR="17044CB9">
              <w:rPr>
                <w:rFonts w:ascii="Arial" w:hAnsi="Arial" w:eastAsia="Arial" w:cs="Arial" w:asciiTheme="minorAscii" w:hAnsiTheme="minorAscii" w:eastAsiaTheme="minorAscii" w:cstheme="minorAscii"/>
                <w:b w:val="1"/>
                <w:bCs w:val="1"/>
                <w:lang w:val="en-US"/>
              </w:rPr>
              <w:t>Indicator</w:t>
            </w:r>
          </w:p>
        </w:tc>
      </w:tr>
      <w:tr w:rsidR="3373BFF8" w:rsidTr="7449E066" w14:paraId="253B9C30" w14:textId="77777777">
        <w:trPr>
          <w:trHeight w:val="300"/>
        </w:trPr>
        <w:tc>
          <w:tcPr>
            <w:tcW w:w="4815" w:type="dxa"/>
            <w:tcMar>
              <w:left w:w="105" w:type="dxa"/>
              <w:right w:w="105" w:type="dxa"/>
            </w:tcMar>
          </w:tcPr>
          <w:p w:rsidR="3373BFF8" w:rsidP="7449E066" w:rsidRDefault="3373BFF8" w14:paraId="5ECF0E63" w14:textId="354A0D72">
            <w:pPr>
              <w:rPr>
                <w:rFonts w:ascii="Arial" w:hAnsi="Arial" w:eastAsia="Arial" w:cs="Arial" w:asciiTheme="minorAscii" w:hAnsiTheme="minorAscii" w:eastAsiaTheme="minorAscii" w:cstheme="minorAscii"/>
                <w:lang w:val="en-US"/>
              </w:rPr>
            </w:pPr>
            <w:r w:rsidRPr="7449E066" w:rsidR="17044CB9">
              <w:rPr>
                <w:rFonts w:ascii="Arial" w:hAnsi="Arial" w:eastAsia="Arial" w:cs="Arial" w:asciiTheme="minorAscii" w:hAnsiTheme="minorAscii" w:eastAsiaTheme="minorAscii" w:cstheme="minorAscii"/>
                <w:lang w:val="en-US"/>
              </w:rPr>
              <w:t>“Pop‑up windows appear out of nowhere”</w:t>
            </w:r>
          </w:p>
        </w:tc>
        <w:tc>
          <w:tcPr>
            <w:tcW w:w="4815" w:type="dxa"/>
            <w:tcMar>
              <w:left w:w="105" w:type="dxa"/>
              <w:right w:w="105" w:type="dxa"/>
            </w:tcMar>
          </w:tcPr>
          <w:p w:rsidR="3373BFF8" w:rsidP="7449E066" w:rsidRDefault="3373BFF8" w14:paraId="1C3CBB16" w14:textId="6452D0AB">
            <w:pPr>
              <w:spacing w:before="120" w:after="120"/>
              <w:rPr>
                <w:rFonts w:ascii="Arial" w:hAnsi="Arial" w:eastAsia="Arial" w:cs="Arial" w:asciiTheme="minorAscii" w:hAnsiTheme="minorAscii" w:eastAsiaTheme="minorAscii" w:cstheme="minorAscii"/>
                <w:lang w:val="en-US"/>
              </w:rPr>
            </w:pPr>
            <w:r w:rsidRPr="7449E066" w:rsidR="17044CB9">
              <w:rPr>
                <w:rFonts w:ascii="Arial" w:hAnsi="Arial" w:eastAsia="Arial" w:cs="Arial" w:asciiTheme="minorAscii" w:hAnsiTheme="minorAscii" w:eastAsiaTheme="minorAscii" w:cstheme="minorAscii"/>
                <w:lang w:val="en-US"/>
              </w:rPr>
              <w:t>The computer is opening windows or pop-ups on the screen without the request of the user.</w:t>
            </w:r>
          </w:p>
        </w:tc>
      </w:tr>
      <w:tr w:rsidR="3373BFF8" w:rsidTr="7449E066" w14:paraId="5571792A" w14:textId="77777777">
        <w:trPr>
          <w:trHeight w:val="300"/>
        </w:trPr>
        <w:tc>
          <w:tcPr>
            <w:tcW w:w="4815" w:type="dxa"/>
            <w:tcMar>
              <w:left w:w="105" w:type="dxa"/>
              <w:right w:w="105" w:type="dxa"/>
            </w:tcMar>
          </w:tcPr>
          <w:p w:rsidR="3373BFF8" w:rsidP="7449E066" w:rsidRDefault="3373BFF8" w14:paraId="3A6DB762" w14:textId="682C5DB4">
            <w:pPr>
              <w:rPr>
                <w:rFonts w:ascii="Arial" w:hAnsi="Arial" w:eastAsia="Arial" w:cs="Arial" w:asciiTheme="minorAscii" w:hAnsiTheme="minorAscii" w:eastAsiaTheme="minorAscii" w:cstheme="minorAscii"/>
                <w:lang w:val="en-US"/>
              </w:rPr>
            </w:pPr>
            <w:r w:rsidRPr="7449E066" w:rsidR="17044CB9">
              <w:rPr>
                <w:rFonts w:ascii="Arial" w:hAnsi="Arial" w:eastAsia="Arial" w:cs="Arial" w:asciiTheme="minorAscii" w:hAnsiTheme="minorAscii" w:eastAsiaTheme="minorAscii" w:cstheme="minorAscii"/>
                <w:lang w:val="en-US"/>
              </w:rPr>
              <w:t>“The screen gets super slow”</w:t>
            </w:r>
          </w:p>
        </w:tc>
        <w:tc>
          <w:tcPr>
            <w:tcW w:w="4815" w:type="dxa"/>
            <w:tcMar>
              <w:left w:w="105" w:type="dxa"/>
              <w:right w:w="105" w:type="dxa"/>
            </w:tcMar>
          </w:tcPr>
          <w:p w:rsidR="3373BFF8" w:rsidP="7449E066" w:rsidRDefault="3373BFF8" w14:paraId="35F46EAA" w14:textId="46A1E18B">
            <w:pPr>
              <w:spacing w:before="120" w:after="120"/>
              <w:rPr>
                <w:rFonts w:ascii="Arial" w:hAnsi="Arial" w:eastAsia="Arial" w:cs="Arial" w:asciiTheme="minorAscii" w:hAnsiTheme="minorAscii" w:eastAsiaTheme="minorAscii" w:cstheme="minorAscii"/>
                <w:lang w:val="en-US"/>
              </w:rPr>
            </w:pPr>
            <w:r w:rsidRPr="7449E066" w:rsidR="17044CB9">
              <w:rPr>
                <w:rFonts w:ascii="Arial" w:hAnsi="Arial" w:eastAsia="Arial" w:cs="Arial" w:asciiTheme="minorAscii" w:hAnsiTheme="minorAscii" w:eastAsiaTheme="minorAscii" w:cstheme="minorAscii"/>
                <w:lang w:val="en-US"/>
              </w:rPr>
              <w:t>The computer is hardly processing anything, but the user has to wait a long time for any application to appear on the screen.</w:t>
            </w:r>
          </w:p>
        </w:tc>
      </w:tr>
      <w:tr w:rsidR="3373BFF8" w:rsidTr="7449E066" w14:paraId="572696A1" w14:textId="77777777">
        <w:trPr>
          <w:trHeight w:val="300"/>
        </w:trPr>
        <w:tc>
          <w:tcPr>
            <w:tcW w:w="4815" w:type="dxa"/>
            <w:tcMar>
              <w:left w:w="105" w:type="dxa"/>
              <w:right w:w="105" w:type="dxa"/>
            </w:tcMar>
          </w:tcPr>
          <w:p w:rsidR="3373BFF8" w:rsidP="7449E066" w:rsidRDefault="3373BFF8" w14:paraId="1DE01843" w14:textId="4AAD99A6">
            <w:pPr>
              <w:rPr>
                <w:rFonts w:ascii="Arial" w:hAnsi="Arial" w:eastAsia="Arial" w:cs="Arial" w:asciiTheme="minorAscii" w:hAnsiTheme="minorAscii" w:eastAsiaTheme="minorAscii" w:cstheme="minorAscii"/>
                <w:lang w:val="en-US"/>
              </w:rPr>
            </w:pPr>
            <w:r w:rsidRPr="7449E066" w:rsidR="17044CB9">
              <w:rPr>
                <w:rFonts w:ascii="Arial" w:hAnsi="Arial" w:eastAsia="Arial" w:cs="Arial" w:asciiTheme="minorAscii" w:hAnsiTheme="minorAscii" w:eastAsiaTheme="minorAscii" w:cstheme="minorAscii"/>
                <w:lang w:val="en-US"/>
              </w:rPr>
              <w:t>“Strange new icons or programs appear”</w:t>
            </w:r>
          </w:p>
        </w:tc>
        <w:tc>
          <w:tcPr>
            <w:tcW w:w="4815" w:type="dxa"/>
            <w:tcMar>
              <w:left w:w="105" w:type="dxa"/>
              <w:right w:w="105" w:type="dxa"/>
            </w:tcMar>
          </w:tcPr>
          <w:p w:rsidR="3373BFF8" w:rsidP="7449E066" w:rsidRDefault="3373BFF8" w14:paraId="5CDEA002" w14:textId="19EE651A">
            <w:pPr>
              <w:rPr>
                <w:rFonts w:ascii="Arial" w:hAnsi="Arial" w:eastAsia="Arial" w:cs="Arial" w:asciiTheme="minorAscii" w:hAnsiTheme="minorAscii" w:eastAsiaTheme="minorAscii" w:cstheme="minorAscii"/>
                <w:lang w:val="en-US"/>
              </w:rPr>
            </w:pPr>
            <w:r w:rsidRPr="7449E066" w:rsidR="17044CB9">
              <w:rPr>
                <w:rFonts w:ascii="Arial" w:hAnsi="Arial" w:eastAsia="Arial" w:cs="Arial" w:asciiTheme="minorAscii" w:hAnsiTheme="minorAscii" w:eastAsiaTheme="minorAscii" w:cstheme="minorAscii"/>
                <w:lang w:val="en-US"/>
              </w:rPr>
              <w:t>On the desktop of a tablet or a computer, icons for programs the user has never seen or requested appear.</w:t>
            </w:r>
          </w:p>
        </w:tc>
      </w:tr>
      <w:tr w:rsidR="3373BFF8" w:rsidTr="7449E066" w14:paraId="1E8AAD7E" w14:textId="77777777">
        <w:trPr>
          <w:trHeight w:val="300"/>
        </w:trPr>
        <w:tc>
          <w:tcPr>
            <w:tcW w:w="4815" w:type="dxa"/>
            <w:tcMar>
              <w:left w:w="105" w:type="dxa"/>
              <w:right w:w="105" w:type="dxa"/>
            </w:tcMar>
          </w:tcPr>
          <w:p w:rsidR="3373BFF8" w:rsidP="7449E066" w:rsidRDefault="3373BFF8" w14:paraId="3401AFC0" w14:textId="62326CF0">
            <w:pPr>
              <w:rPr>
                <w:rFonts w:ascii="Arial" w:hAnsi="Arial" w:eastAsia="Arial" w:cs="Arial" w:asciiTheme="minorAscii" w:hAnsiTheme="minorAscii" w:eastAsiaTheme="minorAscii" w:cstheme="minorAscii"/>
                <w:lang w:val="en-US"/>
              </w:rPr>
            </w:pPr>
            <w:r w:rsidRPr="7449E066" w:rsidR="17044CB9">
              <w:rPr>
                <w:rFonts w:ascii="Arial" w:hAnsi="Arial" w:eastAsia="Arial" w:cs="Arial" w:asciiTheme="minorAscii" w:hAnsiTheme="minorAscii" w:eastAsiaTheme="minorAscii" w:cstheme="minorAscii"/>
                <w:lang w:val="en-US"/>
              </w:rPr>
              <w:t>“The computer makes weird noises or fans spin loudly”</w:t>
            </w:r>
          </w:p>
        </w:tc>
        <w:tc>
          <w:tcPr>
            <w:tcW w:w="4815" w:type="dxa"/>
            <w:tcMar>
              <w:left w:w="105" w:type="dxa"/>
              <w:right w:w="105" w:type="dxa"/>
            </w:tcMar>
          </w:tcPr>
          <w:p w:rsidR="3373BFF8" w:rsidP="7449E066" w:rsidRDefault="3373BFF8" w14:paraId="29918AF4" w14:textId="658C00B5">
            <w:pPr>
              <w:spacing w:before="120" w:after="120"/>
              <w:rPr>
                <w:rFonts w:ascii="Arial" w:hAnsi="Arial" w:eastAsia="Arial" w:cs="Arial" w:asciiTheme="minorAscii" w:hAnsiTheme="minorAscii" w:eastAsiaTheme="minorAscii" w:cstheme="minorAscii"/>
                <w:lang w:val="en-US"/>
              </w:rPr>
            </w:pPr>
            <w:r w:rsidRPr="7449E066" w:rsidR="17044CB9">
              <w:rPr>
                <w:rFonts w:ascii="Arial" w:hAnsi="Arial" w:eastAsia="Arial" w:cs="Arial" w:asciiTheme="minorAscii" w:hAnsiTheme="minorAscii" w:eastAsiaTheme="minorAscii" w:cstheme="minorAscii"/>
                <w:lang w:val="en-US"/>
              </w:rPr>
              <w:t>Computers sometimes make strange noises, as if heavy work were being done, or the user can hear a high-pitched noise indicating that the computer is very busy cooling down.</w:t>
            </w:r>
          </w:p>
        </w:tc>
      </w:tr>
      <w:tr w:rsidR="3373BFF8" w:rsidTr="7449E066" w14:paraId="7662F84B" w14:textId="77777777">
        <w:trPr>
          <w:trHeight w:val="300"/>
        </w:trPr>
        <w:tc>
          <w:tcPr>
            <w:tcW w:w="4815" w:type="dxa"/>
            <w:tcMar>
              <w:left w:w="105" w:type="dxa"/>
              <w:right w:w="105" w:type="dxa"/>
            </w:tcMar>
          </w:tcPr>
          <w:p w:rsidR="3373BFF8" w:rsidP="7449E066" w:rsidRDefault="3373BFF8" w14:paraId="24F92924" w14:textId="1709E782">
            <w:pPr>
              <w:rPr>
                <w:rFonts w:ascii="Arial" w:hAnsi="Arial" w:eastAsia="Arial" w:cs="Arial" w:asciiTheme="minorAscii" w:hAnsiTheme="minorAscii" w:eastAsiaTheme="minorAscii" w:cstheme="minorAscii"/>
                <w:lang w:val="en-US"/>
              </w:rPr>
            </w:pPr>
            <w:r w:rsidRPr="7449E066" w:rsidR="17044CB9">
              <w:rPr>
                <w:rFonts w:ascii="Arial" w:hAnsi="Arial" w:eastAsia="Arial" w:cs="Arial" w:asciiTheme="minorAscii" w:hAnsiTheme="minorAscii" w:eastAsiaTheme="minorAscii" w:cstheme="minorAscii"/>
                <w:lang w:val="en-US"/>
              </w:rPr>
              <w:t>“Your favorite game or app suddenly closes”</w:t>
            </w:r>
          </w:p>
        </w:tc>
        <w:tc>
          <w:tcPr>
            <w:tcW w:w="4815" w:type="dxa"/>
            <w:tcMar>
              <w:left w:w="105" w:type="dxa"/>
              <w:right w:w="105" w:type="dxa"/>
            </w:tcMar>
          </w:tcPr>
          <w:p w:rsidR="3373BFF8" w:rsidP="7449E066" w:rsidRDefault="3373BFF8" w14:paraId="4045691C" w14:textId="3A98AC86">
            <w:pPr>
              <w:spacing w:before="120" w:after="120"/>
              <w:rPr>
                <w:rFonts w:ascii="Arial" w:hAnsi="Arial" w:eastAsia="Arial" w:cs="Arial" w:asciiTheme="minorAscii" w:hAnsiTheme="minorAscii" w:eastAsiaTheme="minorAscii" w:cstheme="minorAscii"/>
                <w:lang w:val="en-US"/>
              </w:rPr>
            </w:pPr>
            <w:r w:rsidRPr="7449E066" w:rsidR="17044CB9">
              <w:rPr>
                <w:rFonts w:ascii="Arial" w:hAnsi="Arial" w:eastAsia="Arial" w:cs="Arial" w:asciiTheme="minorAscii" w:hAnsiTheme="minorAscii" w:eastAsiaTheme="minorAscii" w:cstheme="minorAscii"/>
                <w:lang w:val="en-US"/>
              </w:rPr>
              <w:t>The program the user is using closes at random, and the user experiences irregular repetition of this.</w:t>
            </w:r>
          </w:p>
        </w:tc>
      </w:tr>
      <w:tr w:rsidR="3373BFF8" w:rsidTr="7449E066" w14:paraId="17977928" w14:textId="77777777">
        <w:trPr>
          <w:trHeight w:val="300"/>
        </w:trPr>
        <w:tc>
          <w:tcPr>
            <w:tcW w:w="4815" w:type="dxa"/>
            <w:tcMar>
              <w:left w:w="105" w:type="dxa"/>
              <w:right w:w="105" w:type="dxa"/>
            </w:tcMar>
          </w:tcPr>
          <w:p w:rsidR="3373BFF8" w:rsidP="7449E066" w:rsidRDefault="3373BFF8" w14:paraId="035537B8" w14:textId="527E76DA">
            <w:pPr>
              <w:rPr>
                <w:rFonts w:ascii="Arial" w:hAnsi="Arial" w:eastAsia="Arial" w:cs="Arial" w:asciiTheme="minorAscii" w:hAnsiTheme="minorAscii" w:eastAsiaTheme="minorAscii" w:cstheme="minorAscii"/>
                <w:lang w:val="en-US"/>
              </w:rPr>
            </w:pPr>
            <w:r w:rsidRPr="7449E066" w:rsidR="17044CB9">
              <w:rPr>
                <w:rFonts w:ascii="Arial" w:hAnsi="Arial" w:eastAsia="Arial" w:cs="Arial" w:asciiTheme="minorAscii" w:hAnsiTheme="minorAscii" w:eastAsiaTheme="minorAscii" w:cstheme="minorAscii"/>
                <w:lang w:val="en-US"/>
              </w:rPr>
              <w:t>“Your homework files disappear or cannot be opened due to some error”</w:t>
            </w:r>
          </w:p>
        </w:tc>
        <w:tc>
          <w:tcPr>
            <w:tcW w:w="4815" w:type="dxa"/>
            <w:tcMar>
              <w:left w:w="105" w:type="dxa"/>
              <w:right w:w="105" w:type="dxa"/>
            </w:tcMar>
          </w:tcPr>
          <w:p w:rsidR="3373BFF8" w:rsidP="7449E066" w:rsidRDefault="3373BFF8" w14:paraId="7246A1A4" w14:textId="0D93D8F5">
            <w:pPr>
              <w:rPr>
                <w:rFonts w:ascii="Arial" w:hAnsi="Arial" w:eastAsia="Arial" w:cs="Arial" w:asciiTheme="minorAscii" w:hAnsiTheme="minorAscii" w:eastAsiaTheme="minorAscii" w:cstheme="minorAscii"/>
                <w:lang w:val="en-US"/>
              </w:rPr>
            </w:pPr>
            <w:r w:rsidRPr="7449E066" w:rsidR="17044CB9">
              <w:rPr>
                <w:rFonts w:ascii="Arial" w:hAnsi="Arial" w:eastAsia="Arial" w:cs="Arial" w:asciiTheme="minorAscii" w:hAnsiTheme="minorAscii" w:eastAsiaTheme="minorAscii" w:cstheme="minorAscii"/>
                <w:lang w:val="en-US"/>
              </w:rPr>
              <w:t>The files of the user are damaged or deleted without the user’s knowledge.</w:t>
            </w:r>
          </w:p>
        </w:tc>
      </w:tr>
      <w:tr w:rsidR="3373BFF8" w:rsidTr="7449E066" w14:paraId="6C8575E7" w14:textId="77777777">
        <w:trPr>
          <w:trHeight w:val="300"/>
        </w:trPr>
        <w:tc>
          <w:tcPr>
            <w:tcW w:w="4815" w:type="dxa"/>
            <w:tcMar>
              <w:left w:w="105" w:type="dxa"/>
              <w:right w:w="105" w:type="dxa"/>
            </w:tcMar>
          </w:tcPr>
          <w:p w:rsidR="3373BFF8" w:rsidP="7449E066" w:rsidRDefault="3373BFF8" w14:paraId="2A0150D6" w14:textId="1FF6A6BC">
            <w:pPr>
              <w:rPr>
                <w:rFonts w:ascii="Arial" w:hAnsi="Arial" w:eastAsia="Arial" w:cs="Arial" w:asciiTheme="minorAscii" w:hAnsiTheme="minorAscii" w:eastAsiaTheme="minorAscii" w:cstheme="minorAscii"/>
                <w:lang w:val="en-US"/>
              </w:rPr>
            </w:pPr>
            <w:r w:rsidRPr="7449E066" w:rsidR="17044CB9">
              <w:rPr>
                <w:rFonts w:ascii="Arial" w:hAnsi="Arial" w:eastAsia="Arial" w:cs="Arial" w:asciiTheme="minorAscii" w:hAnsiTheme="minorAscii" w:eastAsiaTheme="minorAscii" w:cstheme="minorAscii"/>
                <w:lang w:val="en-US"/>
              </w:rPr>
              <w:t>“Your friends are saying they have received emails from you”</w:t>
            </w:r>
          </w:p>
        </w:tc>
        <w:tc>
          <w:tcPr>
            <w:tcW w:w="4815" w:type="dxa"/>
            <w:tcMar>
              <w:left w:w="105" w:type="dxa"/>
              <w:right w:w="105" w:type="dxa"/>
            </w:tcMar>
          </w:tcPr>
          <w:p w:rsidR="3373BFF8" w:rsidP="7449E066" w:rsidRDefault="3373BFF8" w14:paraId="71EAE63D" w14:textId="70CC4A77">
            <w:pPr>
              <w:rPr>
                <w:rFonts w:ascii="Arial" w:hAnsi="Arial" w:eastAsia="Arial" w:cs="Arial" w:asciiTheme="minorAscii" w:hAnsiTheme="minorAscii" w:eastAsiaTheme="minorAscii" w:cstheme="minorAscii"/>
                <w:lang w:val="en-US"/>
              </w:rPr>
            </w:pPr>
            <w:r w:rsidRPr="7449E066" w:rsidR="17044CB9">
              <w:rPr>
                <w:rFonts w:ascii="Arial" w:hAnsi="Arial" w:eastAsia="Arial" w:cs="Arial" w:asciiTheme="minorAscii" w:hAnsiTheme="minorAscii" w:eastAsiaTheme="minorAscii" w:cstheme="minorAscii"/>
                <w:lang w:val="en-US"/>
              </w:rPr>
              <w:t>The emails are sent from the user’s account.</w:t>
            </w:r>
          </w:p>
        </w:tc>
      </w:tr>
    </w:tbl>
    <w:p w:rsidR="3373BFF8" w:rsidP="7449E066" w:rsidRDefault="3373BFF8" w14:paraId="4EB94C10" w14:textId="4470747F">
      <w:pPr>
        <w:spacing w:line="259" w:lineRule="auto"/>
        <w:rPr>
          <w:rFonts w:ascii="Arial" w:hAnsi="Arial" w:eastAsia="Arial" w:cs="Arial" w:asciiTheme="minorAscii" w:hAnsiTheme="minorAscii" w:eastAsiaTheme="minorAscii" w:cstheme="minorAscii"/>
          <w:highlight w:val="cyan"/>
          <w:lang w:val="en-GB"/>
        </w:rPr>
      </w:pPr>
    </w:p>
    <w:p w:rsidR="3373BFF8" w:rsidP="7449E066" w:rsidRDefault="5FAB93E2" w14:paraId="196062D8" w14:textId="5A34BDF4">
      <w:pPr>
        <w:jc w:val="both"/>
        <w:rPr>
          <w:rFonts w:ascii="Arial" w:hAnsi="Arial" w:eastAsia="Arial" w:cs="Arial" w:asciiTheme="minorAscii" w:hAnsiTheme="minorAscii" w:eastAsiaTheme="minorAscii" w:cstheme="minorAscii"/>
          <w:color w:val="000000" w:themeColor="text2"/>
          <w:lang w:val="en-GB"/>
        </w:rPr>
      </w:pPr>
      <w:r w:rsidRPr="7449E066" w:rsidR="327A77D3">
        <w:rPr>
          <w:rFonts w:ascii="Arial" w:hAnsi="Arial" w:eastAsia="Arial" w:cs="Arial" w:asciiTheme="minorAscii" w:hAnsiTheme="minorAscii" w:eastAsiaTheme="minorAscii" w:cstheme="minorAscii"/>
          <w:color w:val="000000" w:themeColor="text2" w:themeTint="FF" w:themeShade="FF"/>
          <w:lang w:val="en-GB"/>
        </w:rPr>
        <w:t>Go one by one through your chosen indicators from the list of chosen indicators and ask students to show thumbs up if the indicator is in their filled Worksheet 6.3.</w:t>
      </w:r>
      <w:r w:rsidRPr="7449E066" w:rsidR="68345B35">
        <w:rPr>
          <w:rFonts w:ascii="Arial" w:hAnsi="Arial" w:eastAsia="Arial" w:cs="Arial" w:asciiTheme="minorAscii" w:hAnsiTheme="minorAscii" w:eastAsiaTheme="minorAscii" w:cstheme="minorAscii"/>
          <w:color w:val="000000" w:themeColor="text2" w:themeTint="FF" w:themeShade="FF"/>
          <w:lang w:val="en-GB"/>
        </w:rPr>
        <w:t>3</w:t>
      </w:r>
      <w:r w:rsidRPr="7449E066" w:rsidR="327A77D3">
        <w:rPr>
          <w:rFonts w:ascii="Arial" w:hAnsi="Arial" w:eastAsia="Arial" w:cs="Arial" w:asciiTheme="minorAscii" w:hAnsiTheme="minorAscii" w:eastAsiaTheme="minorAscii" w:cstheme="minorAscii"/>
          <w:color w:val="000000" w:themeColor="text2" w:themeTint="FF" w:themeShade="FF"/>
          <w:lang w:val="en-GB"/>
        </w:rPr>
        <w:t>.</w:t>
      </w:r>
    </w:p>
    <w:p w:rsidR="3373BFF8" w:rsidP="7449E066" w:rsidRDefault="3373BFF8" w14:paraId="77FC497C" w14:textId="2802CB04">
      <w:pPr>
        <w:jc w:val="both"/>
        <w:rPr>
          <w:rFonts w:ascii="Arial" w:hAnsi="Arial" w:eastAsia="Arial" w:cs="Arial" w:asciiTheme="minorAscii" w:hAnsiTheme="minorAscii" w:eastAsiaTheme="minorAscii" w:cstheme="minorAscii"/>
          <w:color w:val="000000" w:themeColor="text2"/>
          <w:highlight w:val="yellow"/>
          <w:lang w:val="en-GB"/>
        </w:rPr>
      </w:pPr>
    </w:p>
    <w:p w:rsidR="344FDF95" w:rsidP="7449E066" w:rsidRDefault="344FDF95" w14:paraId="2D2F053C" w14:textId="07935201">
      <w:pPr>
        <w:jc w:val="both"/>
        <w:rPr>
          <w:rFonts w:ascii="Arial" w:hAnsi="Arial" w:eastAsia="Arial" w:cs="Arial" w:asciiTheme="minorAscii" w:hAnsiTheme="minorAscii" w:eastAsiaTheme="minorAscii" w:cstheme="minorAscii"/>
          <w:color w:val="000000" w:themeColor="text2"/>
          <w:lang w:val="en-GB"/>
        </w:rPr>
      </w:pPr>
      <w:r w:rsidRPr="7449E066" w:rsidR="7EC3DE4E">
        <w:rPr>
          <w:rFonts w:ascii="Arial" w:hAnsi="Arial" w:eastAsia="Arial" w:cs="Arial" w:asciiTheme="minorAscii" w:hAnsiTheme="minorAscii" w:eastAsiaTheme="minorAscii" w:cstheme="minorAscii"/>
          <w:color w:val="000000" w:themeColor="text2" w:themeTint="FF" w:themeShade="FF"/>
          <w:lang w:val="en-GB"/>
        </w:rPr>
        <w:t>S</w:t>
      </w:r>
      <w:r w:rsidRPr="7449E066" w:rsidR="035DD85C">
        <w:rPr>
          <w:rFonts w:ascii="Arial" w:hAnsi="Arial" w:eastAsia="Arial" w:cs="Arial" w:asciiTheme="minorAscii" w:hAnsiTheme="minorAscii" w:eastAsiaTheme="minorAscii" w:cstheme="minorAscii"/>
          <w:color w:val="000000" w:themeColor="text2" w:themeTint="FF" w:themeShade="FF"/>
          <w:lang w:val="en-GB"/>
        </w:rPr>
        <w:t xml:space="preserve">top after each indicator and discuss </w:t>
      </w:r>
      <w:r w:rsidRPr="7449E066" w:rsidR="7DE2F140">
        <w:rPr>
          <w:rFonts w:ascii="Arial" w:hAnsi="Arial" w:eastAsia="Arial" w:cs="Arial" w:asciiTheme="minorAscii" w:hAnsiTheme="minorAscii" w:eastAsiaTheme="minorAscii" w:cstheme="minorAscii"/>
          <w:color w:val="000000" w:themeColor="text2" w:themeTint="FF" w:themeShade="FF"/>
          <w:lang w:val="en-GB"/>
        </w:rPr>
        <w:t xml:space="preserve">the </w:t>
      </w:r>
      <w:r w:rsidRPr="7449E066" w:rsidR="035DD85C">
        <w:rPr>
          <w:rFonts w:ascii="Arial" w:hAnsi="Arial" w:eastAsia="Arial" w:cs="Arial" w:asciiTheme="minorAscii" w:hAnsiTheme="minorAscii" w:eastAsiaTheme="minorAscii" w:cstheme="minorAscii"/>
          <w:color w:val="000000" w:themeColor="text2" w:themeTint="FF" w:themeShade="FF"/>
          <w:lang w:val="en-GB"/>
        </w:rPr>
        <w:t xml:space="preserve">pros and cons </w:t>
      </w:r>
      <w:r w:rsidRPr="7449E066" w:rsidR="2473C52F">
        <w:rPr>
          <w:rFonts w:ascii="Arial" w:hAnsi="Arial" w:eastAsia="Arial" w:cs="Arial" w:asciiTheme="minorAscii" w:hAnsiTheme="minorAscii" w:eastAsiaTheme="minorAscii" w:cstheme="minorAscii"/>
          <w:color w:val="000000" w:themeColor="text2" w:themeTint="FF" w:themeShade="FF"/>
          <w:lang w:val="en-GB"/>
        </w:rPr>
        <w:t xml:space="preserve">of </w:t>
      </w:r>
      <w:r w:rsidRPr="7449E066" w:rsidR="035DD85C">
        <w:rPr>
          <w:rFonts w:ascii="Arial" w:hAnsi="Arial" w:eastAsia="Arial" w:cs="Arial" w:asciiTheme="minorAscii" w:hAnsiTheme="minorAscii" w:eastAsiaTheme="minorAscii" w:cstheme="minorAscii"/>
          <w:color w:val="000000" w:themeColor="text2" w:themeTint="FF" w:themeShade="FF"/>
          <w:lang w:val="en-GB"/>
        </w:rPr>
        <w:t xml:space="preserve">why </w:t>
      </w:r>
      <w:r w:rsidRPr="7449E066" w:rsidR="23B581FF">
        <w:rPr>
          <w:rFonts w:ascii="Arial" w:hAnsi="Arial" w:eastAsia="Arial" w:cs="Arial" w:asciiTheme="minorAscii" w:hAnsiTheme="minorAscii" w:eastAsiaTheme="minorAscii" w:cstheme="minorAscii"/>
          <w:color w:val="000000" w:themeColor="text2" w:themeTint="FF" w:themeShade="FF"/>
          <w:lang w:val="en-GB"/>
        </w:rPr>
        <w:t>ea</w:t>
      </w:r>
      <w:r w:rsidRPr="7449E066" w:rsidR="035DD85C">
        <w:rPr>
          <w:rFonts w:ascii="Arial" w:hAnsi="Arial" w:eastAsia="Arial" w:cs="Arial" w:asciiTheme="minorAscii" w:hAnsiTheme="minorAscii" w:eastAsiaTheme="minorAscii" w:cstheme="minorAscii"/>
          <w:color w:val="000000" w:themeColor="text2" w:themeTint="FF" w:themeShade="FF"/>
          <w:lang w:val="en-GB"/>
        </w:rPr>
        <w:t xml:space="preserve">ch indicator is </w:t>
      </w:r>
      <w:r w:rsidRPr="7449E066" w:rsidR="0C9F5CE3">
        <w:rPr>
          <w:rFonts w:ascii="Arial" w:hAnsi="Arial" w:eastAsia="Arial" w:cs="Arial" w:asciiTheme="minorAscii" w:hAnsiTheme="minorAscii" w:eastAsiaTheme="minorAscii" w:cstheme="minorAscii"/>
          <w:color w:val="000000" w:themeColor="text2" w:themeTint="FF" w:themeShade="FF"/>
          <w:lang w:val="en-GB"/>
        </w:rPr>
        <w:t xml:space="preserve">a </w:t>
      </w:r>
      <w:r w:rsidRPr="7449E066" w:rsidR="035DD85C">
        <w:rPr>
          <w:rFonts w:ascii="Arial" w:hAnsi="Arial" w:eastAsia="Arial" w:cs="Arial" w:asciiTheme="minorAscii" w:hAnsiTheme="minorAscii" w:eastAsiaTheme="minorAscii" w:cstheme="minorAscii"/>
          <w:color w:val="000000" w:themeColor="text2" w:themeTint="FF" w:themeShade="FF"/>
          <w:lang w:val="en-GB"/>
        </w:rPr>
        <w:t>good or bad</w:t>
      </w:r>
      <w:r w:rsidRPr="7449E066" w:rsidR="3F9551ED">
        <w:rPr>
          <w:rFonts w:ascii="Arial" w:hAnsi="Arial" w:eastAsia="Arial" w:cs="Arial" w:asciiTheme="minorAscii" w:hAnsiTheme="minorAscii" w:eastAsiaTheme="minorAscii" w:cstheme="minorAscii"/>
          <w:color w:val="000000" w:themeColor="text2" w:themeTint="FF" w:themeShade="FF"/>
          <w:lang w:val="en-GB"/>
        </w:rPr>
        <w:t xml:space="preserve"> indicator to suggest that you have a malware infection</w:t>
      </w:r>
      <w:r w:rsidRPr="7449E066" w:rsidR="701F6308">
        <w:rPr>
          <w:rFonts w:ascii="Arial" w:hAnsi="Arial" w:eastAsia="Arial" w:cs="Arial" w:asciiTheme="minorAscii" w:hAnsiTheme="minorAscii" w:eastAsiaTheme="minorAscii" w:cstheme="minorAscii"/>
          <w:color w:val="000000" w:themeColor="text2" w:themeTint="FF" w:themeShade="FF"/>
          <w:lang w:val="en-GB"/>
        </w:rPr>
        <w:t>.</w:t>
      </w:r>
      <w:r w:rsidRPr="7449E066" w:rsidR="6E40DC1B">
        <w:rPr>
          <w:rFonts w:ascii="Arial" w:hAnsi="Arial" w:eastAsia="Arial" w:cs="Arial" w:asciiTheme="minorAscii" w:hAnsiTheme="minorAscii" w:eastAsiaTheme="minorAscii" w:cstheme="minorAscii"/>
          <w:color w:val="000000" w:themeColor="text2" w:themeTint="FF" w:themeShade="FF"/>
          <w:lang w:val="en-GB"/>
        </w:rPr>
        <w:t xml:space="preserve"> </w:t>
      </w:r>
      <w:r w:rsidRPr="7449E066" w:rsidR="3D822DAD">
        <w:rPr>
          <w:rFonts w:ascii="Arial" w:hAnsi="Arial" w:eastAsia="Arial" w:cs="Arial" w:asciiTheme="minorAscii" w:hAnsiTheme="minorAscii" w:eastAsiaTheme="minorAscii" w:cstheme="minorAscii"/>
          <w:color w:val="000000" w:themeColor="text2" w:themeTint="FF" w:themeShade="FF"/>
          <w:lang w:val="en-GB"/>
        </w:rPr>
        <w:t xml:space="preserve">Consider cases when the indicator is </w:t>
      </w:r>
      <w:r w:rsidRPr="7449E066" w:rsidR="4E738941">
        <w:rPr>
          <w:rFonts w:ascii="Arial" w:hAnsi="Arial" w:eastAsia="Arial" w:cs="Arial" w:asciiTheme="minorAscii" w:hAnsiTheme="minorAscii" w:eastAsiaTheme="minorAscii" w:cstheme="minorAscii"/>
          <w:color w:val="000000" w:themeColor="text2" w:themeTint="FF" w:themeShade="FF"/>
          <w:lang w:val="en-GB"/>
        </w:rPr>
        <w:t xml:space="preserve">a </w:t>
      </w:r>
      <w:r w:rsidRPr="7449E066" w:rsidR="3D822DAD">
        <w:rPr>
          <w:rFonts w:ascii="Arial" w:hAnsi="Arial" w:eastAsia="Arial" w:cs="Arial" w:asciiTheme="minorAscii" w:hAnsiTheme="minorAscii" w:eastAsiaTheme="minorAscii" w:cstheme="minorAscii"/>
          <w:b w:val="1"/>
          <w:bCs w:val="1"/>
          <w:color w:val="000000" w:themeColor="text2" w:themeTint="FF" w:themeShade="FF"/>
          <w:lang w:val="en-GB"/>
        </w:rPr>
        <w:t>false positive</w:t>
      </w:r>
      <w:r w:rsidRPr="7449E066" w:rsidR="3D822DAD">
        <w:rPr>
          <w:rFonts w:ascii="Arial" w:hAnsi="Arial" w:eastAsia="Arial" w:cs="Arial" w:asciiTheme="minorAscii" w:hAnsiTheme="minorAscii" w:eastAsiaTheme="minorAscii" w:cstheme="minorAscii"/>
          <w:color w:val="000000" w:themeColor="text2" w:themeTint="FF" w:themeShade="FF"/>
          <w:lang w:val="en-GB"/>
        </w:rPr>
        <w:t>, e.g. slowing down can be because new software installation is in progress.</w:t>
      </w:r>
    </w:p>
    <w:p w:rsidR="40A80CF8" w:rsidP="7449E066" w:rsidRDefault="40A80CF8" w14:paraId="259621B4" w14:textId="372C83C0">
      <w:pPr>
        <w:jc w:val="both"/>
        <w:rPr>
          <w:rFonts w:ascii="Arial" w:hAnsi="Arial" w:eastAsia="Arial" w:cs="Arial" w:asciiTheme="minorAscii" w:hAnsiTheme="minorAscii" w:eastAsiaTheme="minorAscii" w:cstheme="minorAscii"/>
          <w:b w:val="1"/>
          <w:bCs w:val="1"/>
          <w:color w:val="000000" w:themeColor="text2"/>
          <w:lang w:val="en-GB"/>
        </w:rPr>
      </w:pPr>
    </w:p>
    <w:p w:rsidR="65F411C7" w:rsidP="7449E066" w:rsidRDefault="3AC6381E" w14:paraId="0BA47F65" w14:textId="49D1A3B8">
      <w:pPr>
        <w:jc w:val="both"/>
        <w:rPr>
          <w:rFonts w:ascii="Arial" w:hAnsi="Arial" w:eastAsia="Arial" w:cs="Arial" w:asciiTheme="minorAscii" w:hAnsiTheme="minorAscii" w:eastAsiaTheme="minorAscii" w:cstheme="minorAscii"/>
          <w:color w:val="000000" w:themeColor="text2"/>
          <w:lang w:val="en-GB"/>
        </w:rPr>
      </w:pPr>
      <w:r w:rsidRPr="7449E066" w:rsidR="20BE94F8">
        <w:rPr>
          <w:rFonts w:ascii="Arial" w:hAnsi="Arial" w:eastAsia="Arial" w:cs="Arial" w:asciiTheme="minorAscii" w:hAnsiTheme="minorAscii" w:eastAsiaTheme="minorAscii" w:cstheme="minorAscii"/>
          <w:b w:val="1"/>
          <w:bCs w:val="1"/>
          <w:color w:val="000000" w:themeColor="text2" w:themeTint="FF" w:themeShade="FF"/>
          <w:lang w:val="en-GB"/>
        </w:rPr>
        <w:t>Hint 1:</w:t>
      </w:r>
      <w:r w:rsidRPr="7449E066" w:rsidR="20BE94F8">
        <w:rPr>
          <w:rFonts w:ascii="Arial" w:hAnsi="Arial" w:eastAsia="Arial" w:cs="Arial" w:asciiTheme="minorAscii" w:hAnsiTheme="minorAscii" w:eastAsiaTheme="minorAscii" w:cstheme="minorAscii"/>
          <w:color w:val="000000" w:themeColor="text2" w:themeTint="FF" w:themeShade="FF"/>
          <w:lang w:val="en-GB"/>
        </w:rPr>
        <w:t xml:space="preserve"> the class can go beyond the seven listed indicators as some other indicators also exist.</w:t>
      </w:r>
    </w:p>
    <w:p w:rsidR="65F411C7" w:rsidP="7449E066" w:rsidRDefault="65F411C7" w14:paraId="6AE7081D" w14:textId="007E1DA4">
      <w:pPr>
        <w:jc w:val="both"/>
        <w:rPr>
          <w:rFonts w:ascii="Arial" w:hAnsi="Arial" w:eastAsia="Arial" w:cs="Arial" w:asciiTheme="minorAscii" w:hAnsiTheme="minorAscii" w:eastAsiaTheme="minorAscii" w:cstheme="minorAscii"/>
          <w:b w:val="1"/>
          <w:bCs w:val="1"/>
          <w:color w:val="000000" w:themeColor="text2"/>
          <w:lang w:val="en-GB"/>
        </w:rPr>
      </w:pPr>
    </w:p>
    <w:p w:rsidR="07A97CC7" w:rsidP="7449E066" w:rsidRDefault="07A97CC7" w14:paraId="186B6464" w14:textId="4F0E71CB">
      <w:pPr>
        <w:jc w:val="both"/>
        <w:rPr>
          <w:rFonts w:ascii="Arial" w:hAnsi="Arial" w:eastAsia="Arial" w:cs="Arial" w:asciiTheme="minorAscii" w:hAnsiTheme="minorAscii" w:eastAsiaTheme="minorAscii" w:cstheme="minorAscii"/>
          <w:b w:val="1"/>
          <w:bCs w:val="1"/>
          <w:color w:val="000000" w:themeColor="text2"/>
          <w:lang w:val="en-GB"/>
        </w:rPr>
      </w:pPr>
      <w:r w:rsidRPr="7449E066" w:rsidR="501E0AE4">
        <w:rPr>
          <w:rFonts w:ascii="Arial" w:hAnsi="Arial" w:eastAsia="Arial" w:cs="Arial" w:asciiTheme="minorAscii" w:hAnsiTheme="minorAscii" w:eastAsiaTheme="minorAscii" w:cstheme="minorAscii"/>
          <w:b w:val="1"/>
          <w:bCs w:val="1"/>
          <w:color w:val="000000" w:themeColor="text2" w:themeTint="FF" w:themeShade="FF"/>
          <w:lang w:val="en-GB"/>
        </w:rPr>
        <w:t>Step 3: Plenary – Summary and informal assessment</w:t>
      </w:r>
    </w:p>
    <w:p w:rsidR="65F411C7" w:rsidP="7449E066" w:rsidRDefault="65F411C7" w14:paraId="1694E46E" w14:textId="091E7D84">
      <w:pPr>
        <w:pStyle w:val="Normal"/>
        <w:jc w:val="both"/>
        <w:rPr>
          <w:rFonts w:ascii="Arial" w:hAnsi="Arial" w:eastAsia="Arial" w:cs="Arial" w:asciiTheme="minorAscii" w:hAnsiTheme="minorAscii" w:eastAsiaTheme="minorAscii" w:cstheme="minorAscii"/>
          <w:b w:val="1"/>
          <w:bCs w:val="1"/>
          <w:color w:val="000000" w:themeColor="text2" w:themeTint="FF" w:themeShade="FF"/>
          <w:lang w:val="en-GB"/>
        </w:rPr>
      </w:pPr>
    </w:p>
    <w:p w:rsidR="65F411C7" w:rsidP="7449E066" w:rsidRDefault="65F411C7" w14:paraId="5D52D9BA" w14:textId="28D2CFC6">
      <w:pPr>
        <w:pStyle w:val="Normal"/>
        <w:jc w:val="both"/>
        <w:rPr>
          <w:rStyle w:val="normaltextrun"/>
          <w:rFonts w:ascii="Arial" w:hAnsi="Arial" w:eastAsia="Arial" w:cs="Arial" w:asciiTheme="minorAscii" w:hAnsiTheme="minorAscii" w:eastAsiaTheme="minorAscii" w:cstheme="minorAscii"/>
          <w:color w:val="FFDE00"/>
          <w:lang w:val="en-GB"/>
        </w:rPr>
      </w:pPr>
      <w:r w:rsidRPr="7449E066" w:rsidR="1EF34F1B">
        <w:rPr>
          <w:rFonts w:ascii="Arial" w:hAnsi="Arial" w:eastAsia="Arial" w:cs="Arial" w:asciiTheme="minorAscii" w:hAnsiTheme="minorAscii" w:eastAsiaTheme="minorAscii" w:cstheme="minorAscii"/>
          <w:b w:val="1"/>
          <w:bCs w:val="1"/>
          <w:color w:val="000000" w:themeColor="text2" w:themeTint="FF" w:themeShade="FF"/>
          <w:lang w:val="en-GB"/>
        </w:rPr>
        <w:t>Task A:</w:t>
      </w:r>
      <w:r w:rsidRPr="7449E066" w:rsidR="1EF34F1B">
        <w:rPr>
          <w:rFonts w:ascii="Arial" w:hAnsi="Arial" w:eastAsia="Arial" w:cs="Arial" w:asciiTheme="minorAscii" w:hAnsiTheme="minorAscii" w:eastAsiaTheme="minorAscii" w:cstheme="minorAscii"/>
          <w:b w:val="1"/>
          <w:bCs w:val="1"/>
          <w:color w:val="000000" w:themeColor="text2" w:themeTint="FF" w:themeShade="FF"/>
          <w:lang w:val="en-GB"/>
        </w:rPr>
        <w:t xml:space="preserve"> </w:t>
      </w:r>
      <w:r w:rsidRPr="7449E066" w:rsidR="1EF34F1B">
        <w:rPr>
          <w:rFonts w:ascii="Arial" w:hAnsi="Arial" w:eastAsia="Arial" w:cs="Arial" w:asciiTheme="minorAscii" w:hAnsiTheme="minorAscii" w:eastAsiaTheme="minorAscii" w:cstheme="minorAscii"/>
          <w:b w:val="1"/>
          <w:bCs w:val="1"/>
          <w:color w:val="000000" w:themeColor="text2" w:themeTint="FF" w:themeShade="FF"/>
          <w:lang w:val="en-GB"/>
        </w:rPr>
        <w:t xml:space="preserve">Explain </w:t>
      </w:r>
      <w:r w:rsidRPr="7449E066" w:rsidR="1EF34F1B">
        <w:rPr>
          <w:rFonts w:ascii="Arial" w:hAnsi="Arial" w:eastAsia="Arial" w:cs="Arial" w:asciiTheme="minorAscii" w:hAnsiTheme="minorAscii" w:eastAsiaTheme="minorAscii" w:cstheme="minorAscii"/>
          <w:color w:val="000000" w:themeColor="text2" w:themeTint="FF" w:themeShade="FF"/>
          <w:lang w:val="en-GB"/>
        </w:rPr>
        <w:t xml:space="preserve">(A) </w:t>
      </w:r>
      <w:r w:rsidRPr="7449E066" w:rsidR="1EF34F1B">
        <w:rPr>
          <w:rFonts w:ascii="Arial" w:hAnsi="Arial" w:eastAsia="Arial" w:cs="Arial" w:asciiTheme="minorAscii" w:hAnsiTheme="minorAscii" w:eastAsiaTheme="minorAscii" w:cstheme="minorAscii"/>
          <w:color w:val="000000" w:themeColor="text2" w:themeTint="FF" w:themeShade="FF"/>
          <w:lang w:val="en-GB"/>
        </w:rPr>
        <w:t xml:space="preserve">- </w:t>
      </w:r>
      <w:r w:rsidRPr="7449E066" w:rsidR="1EF34F1B">
        <w:rPr>
          <w:rFonts w:ascii="Arial" w:hAnsi="Arial" w:eastAsia="Arial" w:cs="Arial" w:asciiTheme="minorAscii" w:hAnsiTheme="minorAscii" w:eastAsiaTheme="minorAscii" w:cstheme="minorAscii"/>
          <w:color w:val="000000" w:themeColor="text2" w:themeTint="FF" w:themeShade="FF"/>
          <w:lang w:val="en-GB"/>
        </w:rPr>
        <w:t>In this session we learnt about</w:t>
      </w:r>
      <w:r w:rsidRPr="7449E066" w:rsidR="1EF34F1B">
        <w:rPr>
          <w:rFonts w:ascii="Arial" w:hAnsi="Arial" w:eastAsia="Arial" w:cs="Arial" w:asciiTheme="minorAscii" w:hAnsiTheme="minorAscii" w:eastAsiaTheme="minorAscii" w:cstheme="minorAscii"/>
          <w:b w:val="1"/>
          <w:bCs w:val="1"/>
          <w:color w:val="000000" w:themeColor="text2" w:themeTint="FF" w:themeShade="FF"/>
          <w:lang w:val="en-GB"/>
        </w:rPr>
        <w:t xml:space="preserve"> </w:t>
      </w:r>
      <w:r w:rsidRPr="7449E066" w:rsidR="1EF34F1B">
        <w:rPr>
          <w:rFonts w:ascii="Arial" w:hAnsi="Arial" w:eastAsia="Arial" w:cs="Arial" w:asciiTheme="minorAscii" w:hAnsiTheme="minorAscii" w:eastAsiaTheme="minorAscii" w:cstheme="minorAscii"/>
          <w:b w:val="0"/>
          <w:bCs w:val="0"/>
          <w:color w:val="000000" w:themeColor="text2" w:themeTint="FF" w:themeShade="FF"/>
          <w:lang w:val="en-GB"/>
        </w:rPr>
        <w:t>how</w:t>
      </w:r>
      <w:r w:rsidRPr="7449E066" w:rsidR="3D0D6FB9">
        <w:rPr>
          <w:rFonts w:ascii="Arial" w:hAnsi="Arial" w:eastAsia="Arial" w:cs="Arial" w:asciiTheme="minorAscii" w:hAnsiTheme="minorAscii" w:eastAsiaTheme="minorAscii" w:cstheme="minorAscii"/>
          <w:b w:val="0"/>
          <w:bCs w:val="0"/>
          <w:color w:val="000000" w:themeColor="text2" w:themeTint="FF" w:themeShade="FF"/>
          <w:lang w:val="en-GB"/>
        </w:rPr>
        <w:t xml:space="preserve"> </w:t>
      </w:r>
      <w:r w:rsidRPr="7449E066" w:rsidR="3D0D6FB9">
        <w:rPr>
          <w:rFonts w:ascii="Arial" w:hAnsi="Arial" w:eastAsia="Arial" w:cs="Arial" w:asciiTheme="minorAscii" w:hAnsiTheme="minorAscii" w:eastAsiaTheme="minorAscii" w:cstheme="minorAscii"/>
          <w:color w:val="000000" w:themeColor="text2" w:themeTint="FF" w:themeShade="FF"/>
          <w:lang w:val="en-GB"/>
        </w:rPr>
        <w:t xml:space="preserve">to recognise and detect </w:t>
      </w:r>
      <w:r w:rsidRPr="7449E066" w:rsidR="3D0D6FB9">
        <w:rPr>
          <w:rFonts w:ascii="Arial" w:hAnsi="Arial" w:eastAsia="Arial" w:cs="Arial" w:asciiTheme="minorAscii" w:hAnsiTheme="minorAscii" w:eastAsiaTheme="minorAscii" w:cstheme="minorAscii"/>
          <w:color w:val="000000" w:themeColor="text2" w:themeTint="FF" w:themeShade="FF"/>
          <w:lang w:val="en-GB"/>
        </w:rPr>
        <w:t>different types</w:t>
      </w:r>
      <w:r w:rsidRPr="7449E066" w:rsidR="3D0D6FB9">
        <w:rPr>
          <w:rFonts w:ascii="Arial" w:hAnsi="Arial" w:eastAsia="Arial" w:cs="Arial" w:asciiTheme="minorAscii" w:hAnsiTheme="minorAscii" w:eastAsiaTheme="minorAscii" w:cstheme="minorAscii"/>
          <w:color w:val="000000" w:themeColor="text2" w:themeTint="FF" w:themeShade="FF"/>
          <w:lang w:val="en-GB"/>
        </w:rPr>
        <w:t xml:space="preserve"> of malware</w:t>
      </w:r>
      <w:r w:rsidRPr="7449E066" w:rsidR="3150DA4F">
        <w:rPr>
          <w:rFonts w:ascii="Arial" w:hAnsi="Arial" w:eastAsia="Arial" w:cs="Arial" w:asciiTheme="minorAscii" w:hAnsiTheme="minorAscii" w:eastAsiaTheme="minorAscii" w:cstheme="minorAscii"/>
          <w:color w:val="000000" w:themeColor="text2" w:themeTint="FF" w:themeShade="FF"/>
          <w:lang w:val="en-GB"/>
        </w:rPr>
        <w:t>.</w:t>
      </w:r>
    </w:p>
    <w:p w:rsidR="65F411C7" w:rsidP="7449E066" w:rsidRDefault="65F411C7" w14:paraId="3FC96D81" w14:textId="64DD07A8">
      <w:pPr>
        <w:pStyle w:val="Normal"/>
        <w:jc w:val="both"/>
        <w:rPr>
          <w:rFonts w:ascii="Arial" w:hAnsi="Arial" w:eastAsia="Arial" w:cs="Arial" w:asciiTheme="minorAscii" w:hAnsiTheme="minorAscii" w:eastAsiaTheme="minorAscii" w:cstheme="minorAscii"/>
          <w:color w:val="000000" w:themeColor="text2"/>
          <w:lang w:val="en-GB"/>
        </w:rPr>
      </w:pPr>
    </w:p>
    <w:p w:rsidR="18B8FEC8" w:rsidP="7449E066" w:rsidRDefault="18B8FEC8" w14:paraId="7CEC7852" w14:textId="11F7D3CA">
      <w:pPr>
        <w:pStyle w:val="Normal"/>
        <w:jc w:val="both"/>
        <w:rPr>
          <w:rFonts w:ascii="Arial" w:hAnsi="Arial" w:eastAsia="Arial" w:cs="Arial" w:asciiTheme="minorAscii" w:hAnsiTheme="minorAscii" w:eastAsiaTheme="minorAscii" w:cstheme="minorAscii"/>
          <w:color w:val="000000" w:themeColor="text2"/>
          <w:lang w:val="en-GB"/>
        </w:rPr>
      </w:pPr>
      <w:r w:rsidRPr="7449E066" w:rsidR="7E963291">
        <w:rPr>
          <w:rFonts w:ascii="Arial" w:hAnsi="Arial" w:eastAsia="Arial" w:cs="Arial" w:asciiTheme="minorAscii" w:hAnsiTheme="minorAscii" w:eastAsiaTheme="minorAscii" w:cstheme="minorAscii"/>
          <w:b w:val="1"/>
          <w:bCs w:val="1"/>
          <w:color w:val="000000" w:themeColor="text2" w:themeTint="FF" w:themeShade="FF"/>
          <w:lang w:val="en-GB"/>
        </w:rPr>
        <w:t xml:space="preserve">Task B: </w:t>
      </w:r>
      <w:r w:rsidRPr="7449E066" w:rsidR="1077E312">
        <w:rPr>
          <w:rFonts w:ascii="Arial" w:hAnsi="Arial" w:eastAsia="Arial" w:cs="Arial" w:asciiTheme="minorAscii" w:hAnsiTheme="minorAscii" w:eastAsiaTheme="minorAscii" w:cstheme="minorAscii"/>
          <w:b w:val="1"/>
          <w:bCs w:val="1"/>
          <w:noProof w:val="0"/>
          <w:sz w:val="24"/>
          <w:szCs w:val="24"/>
          <w:lang w:val="en-GB"/>
        </w:rPr>
        <w:t xml:space="preserve">Individual written task </w:t>
      </w:r>
      <w:r w:rsidRPr="7449E066" w:rsidR="1077E312">
        <w:rPr>
          <w:rFonts w:ascii="Arial" w:hAnsi="Arial" w:eastAsia="Arial" w:cs="Arial" w:asciiTheme="minorAscii" w:hAnsiTheme="minorAscii" w:eastAsiaTheme="minorAscii" w:cstheme="minorAscii"/>
          <w:noProof w:val="0"/>
          <w:sz w:val="24"/>
          <w:szCs w:val="24"/>
          <w:lang w:val="en-GB"/>
        </w:rPr>
        <w:t>(W) - Ask the students to c</w:t>
      </w:r>
      <w:r w:rsidRPr="7449E066" w:rsidR="36AEE242">
        <w:rPr>
          <w:rFonts w:ascii="Arial" w:hAnsi="Arial" w:eastAsia="Arial" w:cs="Arial" w:asciiTheme="minorAscii" w:hAnsiTheme="minorAscii" w:eastAsiaTheme="minorAscii" w:cstheme="minorAscii"/>
          <w:color w:val="000000" w:themeColor="text2" w:themeTint="FF" w:themeShade="FF"/>
          <w:lang w:val="en-GB"/>
        </w:rPr>
        <w:t>hoose a digital device and indicator of the malware o</w:t>
      </w:r>
      <w:r w:rsidRPr="7449E066" w:rsidR="019D7073">
        <w:rPr>
          <w:rFonts w:ascii="Arial" w:hAnsi="Arial" w:eastAsia="Arial" w:cs="Arial" w:asciiTheme="minorAscii" w:hAnsiTheme="minorAscii" w:eastAsiaTheme="minorAscii" w:cstheme="minorAscii"/>
          <w:color w:val="000000" w:themeColor="text2" w:themeTint="FF" w:themeShade="FF"/>
          <w:lang w:val="en-GB"/>
        </w:rPr>
        <w:t>n</w:t>
      </w:r>
      <w:r w:rsidRPr="7449E066" w:rsidR="36AEE242">
        <w:rPr>
          <w:rFonts w:ascii="Arial" w:hAnsi="Arial" w:eastAsia="Arial" w:cs="Arial" w:asciiTheme="minorAscii" w:hAnsiTheme="minorAscii" w:eastAsiaTheme="minorAscii" w:cstheme="minorAscii"/>
          <w:color w:val="000000" w:themeColor="text2" w:themeTint="FF" w:themeShade="FF"/>
          <w:lang w:val="en-GB"/>
        </w:rPr>
        <w:t xml:space="preserve"> this device. </w:t>
      </w:r>
      <w:r w:rsidRPr="7449E066" w:rsidR="10AB520D">
        <w:rPr>
          <w:rFonts w:ascii="Arial" w:hAnsi="Arial" w:eastAsia="Arial" w:cs="Arial" w:asciiTheme="minorAscii" w:hAnsiTheme="minorAscii" w:eastAsiaTheme="minorAscii" w:cstheme="minorAscii"/>
          <w:noProof w:val="0"/>
          <w:sz w:val="24"/>
          <w:szCs w:val="24"/>
          <w:lang w:val="en-GB"/>
        </w:rPr>
        <w:t>Ask the students to</w:t>
      </w:r>
      <w:r w:rsidRPr="7449E066" w:rsidR="36AEE242">
        <w:rPr>
          <w:rFonts w:ascii="Arial" w:hAnsi="Arial" w:eastAsia="Arial" w:cs="Arial" w:asciiTheme="minorAscii" w:hAnsiTheme="minorAscii" w:eastAsiaTheme="minorAscii" w:cstheme="minorAscii"/>
          <w:color w:val="000000" w:themeColor="text2" w:themeTint="FF" w:themeShade="FF"/>
          <w:lang w:val="en-GB"/>
        </w:rPr>
        <w:t xml:space="preserve"> explain what is happening</w:t>
      </w:r>
      <w:r w:rsidRPr="7449E066" w:rsidR="6E6D0E18">
        <w:rPr>
          <w:rFonts w:ascii="Arial" w:hAnsi="Arial" w:eastAsia="Arial" w:cs="Arial" w:asciiTheme="minorAscii" w:hAnsiTheme="minorAscii" w:eastAsiaTheme="minorAscii" w:cstheme="minorAscii"/>
          <w:color w:val="000000" w:themeColor="text2" w:themeTint="FF" w:themeShade="FF"/>
          <w:lang w:val="en-GB"/>
        </w:rPr>
        <w:t xml:space="preserve"> in</w:t>
      </w:r>
      <w:r w:rsidRPr="7449E066" w:rsidR="36AEE242">
        <w:rPr>
          <w:rFonts w:ascii="Arial" w:hAnsi="Arial" w:eastAsia="Arial" w:cs="Arial" w:asciiTheme="minorAscii" w:hAnsiTheme="minorAscii" w:eastAsiaTheme="minorAscii" w:cstheme="minorAscii"/>
          <w:color w:val="000000" w:themeColor="text2" w:themeTint="FF" w:themeShade="FF"/>
          <w:lang w:val="en-GB"/>
        </w:rPr>
        <w:t xml:space="preserve"> 3-5 sen</w:t>
      </w:r>
      <w:r w:rsidRPr="7449E066" w:rsidR="792B139A">
        <w:rPr>
          <w:rFonts w:ascii="Arial" w:hAnsi="Arial" w:eastAsia="Arial" w:cs="Arial" w:asciiTheme="minorAscii" w:hAnsiTheme="minorAscii" w:eastAsiaTheme="minorAscii" w:cstheme="minorAscii"/>
          <w:color w:val="000000" w:themeColor="text2" w:themeTint="FF" w:themeShade="FF"/>
          <w:lang w:val="en-GB"/>
        </w:rPr>
        <w:t>tences.</w:t>
      </w:r>
    </w:p>
    <w:p w:rsidR="65F411C7" w:rsidP="7449E066" w:rsidRDefault="65F411C7" w14:paraId="2107D064" w14:textId="15C188D1">
      <w:pPr>
        <w:jc w:val="both"/>
        <w:rPr>
          <w:rFonts w:ascii="Arial" w:hAnsi="Arial" w:eastAsia="Arial" w:cs="Arial" w:asciiTheme="minorAscii" w:hAnsiTheme="minorAscii" w:eastAsiaTheme="minorAscii" w:cstheme="minorAscii"/>
          <w:color w:val="000000" w:themeColor="text2"/>
          <w:lang w:val="en-GB"/>
        </w:rPr>
      </w:pPr>
    </w:p>
    <w:p w:rsidR="50BB3A8E" w:rsidP="7449E066" w:rsidRDefault="50BB3A8E" w14:paraId="3E860422" w14:textId="0E8A06EA">
      <w:pPr>
        <w:jc w:val="both"/>
        <w:rPr>
          <w:rFonts w:ascii="Arial" w:hAnsi="Arial" w:eastAsia="Arial" w:cs="Arial" w:asciiTheme="minorAscii" w:hAnsiTheme="minorAscii" w:eastAsiaTheme="minorAscii" w:cstheme="minorAscii"/>
          <w:color w:val="000000" w:themeColor="text2" w:themeTint="FF" w:themeShade="FF"/>
          <w:lang w:val="en-GB"/>
        </w:rPr>
      </w:pPr>
      <w:r w:rsidRPr="7449E066" w:rsidR="792B139A">
        <w:rPr>
          <w:rFonts w:ascii="Arial" w:hAnsi="Arial" w:eastAsia="Arial" w:cs="Arial" w:asciiTheme="minorAscii" w:hAnsiTheme="minorAscii" w:eastAsiaTheme="minorAscii" w:cstheme="minorAscii"/>
          <w:b w:val="1"/>
          <w:bCs w:val="1"/>
          <w:color w:val="000000" w:themeColor="text2" w:themeTint="FF" w:themeShade="FF"/>
          <w:lang w:val="en-GB"/>
        </w:rPr>
        <w:t>Hint 1:</w:t>
      </w:r>
      <w:r w:rsidRPr="7449E066" w:rsidR="792B139A">
        <w:rPr>
          <w:rFonts w:ascii="Arial" w:hAnsi="Arial" w:eastAsia="Arial" w:cs="Arial" w:asciiTheme="minorAscii" w:hAnsiTheme="minorAscii" w:eastAsiaTheme="minorAscii" w:cstheme="minorAscii"/>
          <w:color w:val="000000" w:themeColor="text2" w:themeTint="FF" w:themeShade="FF"/>
          <w:lang w:val="en-GB"/>
        </w:rPr>
        <w:t xml:space="preserve"> </w:t>
      </w:r>
      <w:r w:rsidRPr="7449E066" w:rsidR="10B4C9BA">
        <w:rPr>
          <w:rFonts w:ascii="Arial" w:hAnsi="Arial" w:eastAsia="Arial" w:cs="Arial" w:asciiTheme="minorAscii" w:hAnsiTheme="minorAscii" w:eastAsiaTheme="minorAscii" w:cstheme="minorAscii"/>
          <w:color w:val="000000" w:themeColor="text2" w:themeTint="FF" w:themeShade="FF"/>
          <w:lang w:val="en-GB"/>
        </w:rPr>
        <w:t>P</w:t>
      </w:r>
      <w:r w:rsidRPr="7449E066" w:rsidR="792B139A">
        <w:rPr>
          <w:rFonts w:ascii="Arial" w:hAnsi="Arial" w:eastAsia="Arial" w:cs="Arial" w:asciiTheme="minorAscii" w:hAnsiTheme="minorAscii" w:eastAsiaTheme="minorAscii" w:cstheme="minorAscii"/>
          <w:color w:val="000000" w:themeColor="text2" w:themeTint="FF" w:themeShade="FF"/>
          <w:lang w:val="en-GB"/>
        </w:rPr>
        <w:t>rovide associative icons on the smart board or projector to stimulate creativity.</w:t>
      </w:r>
    </w:p>
    <w:p w:rsidR="0F7BA3F7" w:rsidP="7449E066" w:rsidRDefault="0F7BA3F7" w14:paraId="1643A277" w14:textId="79FAE014">
      <w:pPr>
        <w:pStyle w:val="Normal"/>
        <w:jc w:val="both"/>
        <w:rPr>
          <w:rFonts w:ascii="Arial" w:hAnsi="Arial" w:eastAsia="Arial" w:cs="Arial" w:asciiTheme="minorAscii" w:hAnsiTheme="minorAscii" w:eastAsiaTheme="minorAscii" w:cstheme="minorAscii"/>
          <w:color w:val="000000" w:themeColor="text2" w:themeTint="FF" w:themeShade="FF"/>
          <w:lang w:val="en-GB"/>
        </w:rPr>
      </w:pPr>
    </w:p>
    <w:p w:rsidR="4110011A" w:rsidP="7449E066" w:rsidRDefault="4110011A" w14:paraId="518913D9" w14:textId="624409C0">
      <w:pPr>
        <w:jc w:val="both"/>
        <w:rPr>
          <w:rFonts w:ascii="Arial" w:hAnsi="Arial" w:eastAsia="Arial" w:cs="Arial" w:asciiTheme="minorAscii" w:hAnsiTheme="minorAscii" w:eastAsiaTheme="minorAscii" w:cstheme="minorAscii"/>
          <w:color w:val="000000" w:themeColor="text2" w:themeTint="FF" w:themeShade="FF"/>
          <w:lang w:val="en-GB"/>
        </w:rPr>
      </w:pPr>
      <w:r w:rsidRPr="7449E066" w:rsidR="2938C1AB">
        <w:rPr>
          <w:rFonts w:ascii="Arial" w:hAnsi="Arial" w:eastAsia="Arial" w:cs="Arial" w:asciiTheme="minorAscii" w:hAnsiTheme="minorAscii" w:eastAsiaTheme="minorAscii" w:cstheme="minorAscii"/>
          <w:color w:val="000000" w:themeColor="text2" w:themeTint="FF" w:themeShade="FF"/>
          <w:lang w:val="en-GB"/>
        </w:rPr>
        <w:t>_______________________________________________________________________</w:t>
      </w:r>
    </w:p>
    <w:p w:rsidR="65F411C7" w:rsidP="7449E066" w:rsidRDefault="65F411C7" w14:paraId="6DC6ACA1" w14:textId="0907A1A0">
      <w:pPr>
        <w:jc w:val="both"/>
        <w:rPr>
          <w:rFonts w:ascii="Arial" w:hAnsi="Arial" w:eastAsia="Arial" w:cs="Arial" w:asciiTheme="minorAscii" w:hAnsiTheme="minorAscii" w:eastAsiaTheme="minorAscii" w:cstheme="minorAscii"/>
          <w:b w:val="1"/>
          <w:bCs w:val="1"/>
          <w:color w:val="000000" w:themeColor="text2"/>
          <w:lang w:val="en-GB"/>
        </w:rPr>
      </w:pPr>
    </w:p>
    <w:p w:rsidR="07A97CC7" w:rsidP="7449E066" w:rsidRDefault="07A97CC7" w14:paraId="3AD715AC" w14:textId="632A9883">
      <w:pPr>
        <w:jc w:val="both"/>
        <w:rPr>
          <w:rFonts w:ascii="Arial" w:hAnsi="Arial" w:eastAsia="Arial" w:cs="Arial" w:asciiTheme="minorAscii" w:hAnsiTheme="minorAscii" w:eastAsiaTheme="minorAscii" w:cstheme="minorAscii"/>
          <w:color w:val="000000" w:themeColor="text2"/>
          <w:sz w:val="28"/>
          <w:szCs w:val="28"/>
          <w:lang w:val="en-GB"/>
        </w:rPr>
      </w:pPr>
      <w:r w:rsidRPr="7449E066" w:rsidR="501E0AE4">
        <w:rPr>
          <w:rFonts w:ascii="Arial" w:hAnsi="Arial" w:eastAsia="Arial" w:cs="Arial" w:asciiTheme="minorAscii" w:hAnsiTheme="minorAscii" w:eastAsiaTheme="minorAscii" w:cstheme="minorAscii"/>
          <w:b w:val="1"/>
          <w:bCs w:val="1"/>
          <w:color w:val="000000" w:themeColor="text2" w:themeTint="FF" w:themeShade="FF"/>
          <w:sz w:val="28"/>
          <w:szCs w:val="28"/>
          <w:lang w:val="en-GB"/>
        </w:rPr>
        <w:t>Part 4: Protection measures against malware</w:t>
      </w:r>
    </w:p>
    <w:p w:rsidR="65F411C7" w:rsidP="7449E066" w:rsidRDefault="65F411C7" w14:paraId="5368F0EB" w14:textId="066C80CD">
      <w:pPr>
        <w:jc w:val="both"/>
        <w:rPr>
          <w:rFonts w:ascii="Arial" w:hAnsi="Arial" w:eastAsia="Arial" w:cs="Arial" w:asciiTheme="minorAscii" w:hAnsiTheme="minorAscii" w:eastAsiaTheme="minorAscii" w:cstheme="minorAscii"/>
          <w:color w:val="000000" w:themeColor="text2"/>
          <w:lang w:val="en-GB"/>
        </w:rPr>
      </w:pPr>
    </w:p>
    <w:p w:rsidR="3302C1A3" w:rsidP="7449E066" w:rsidRDefault="3302C1A3" w14:paraId="357BFCD7" w14:textId="51E6AF37">
      <w:pPr>
        <w:pStyle w:val="Normal"/>
        <w:ind w:left="0"/>
        <w:jc w:val="both"/>
        <w:rPr>
          <w:rFonts w:ascii="Arial" w:hAnsi="Arial" w:eastAsia="Arial" w:cs="Arial" w:asciiTheme="minorAscii" w:hAnsiTheme="minorAscii" w:eastAsiaTheme="minorAscii" w:cstheme="minorAscii"/>
          <w:color w:val="auto"/>
          <w:lang w:val="en-GB"/>
        </w:rPr>
      </w:pPr>
      <w:r w:rsidRPr="7449E066" w:rsidR="4CCA0BDF">
        <w:rPr>
          <w:rFonts w:ascii="Arial" w:hAnsi="Arial" w:eastAsia="Arial" w:cs="Arial" w:asciiTheme="minorAscii" w:hAnsiTheme="minorAscii" w:eastAsiaTheme="minorAscii" w:cstheme="minorAscii"/>
          <w:b w:val="1"/>
          <w:bCs w:val="1"/>
          <w:color w:val="000000" w:themeColor="text2" w:themeTint="FF" w:themeShade="FF"/>
          <w:lang w:val="en-GB"/>
        </w:rPr>
        <w:t>Goal:</w:t>
      </w:r>
      <w:r w:rsidRPr="7449E066" w:rsidR="4CCA0BDF">
        <w:rPr>
          <w:rFonts w:ascii="Arial" w:hAnsi="Arial" w:eastAsia="Arial" w:cs="Arial" w:asciiTheme="minorAscii" w:hAnsiTheme="minorAscii" w:eastAsiaTheme="minorAscii" w:cstheme="minorAscii"/>
          <w:color w:val="000000" w:themeColor="text2" w:themeTint="FF" w:themeShade="FF"/>
          <w:lang w:val="en-GB"/>
        </w:rPr>
        <w:t xml:space="preserve"> To help students </w:t>
      </w:r>
      <w:r w:rsidRPr="7449E066" w:rsidR="4F3C5DCC">
        <w:rPr>
          <w:rFonts w:ascii="Arial" w:hAnsi="Arial" w:eastAsia="Arial" w:cs="Arial" w:asciiTheme="minorAscii" w:hAnsiTheme="minorAscii" w:eastAsiaTheme="minorAscii" w:cstheme="minorAscii"/>
          <w:color w:val="000000" w:themeColor="text2" w:themeTint="FF" w:themeShade="FF"/>
          <w:lang w:val="en-GB"/>
        </w:rPr>
        <w:t>identify</w:t>
      </w:r>
      <w:r w:rsidRPr="7449E066" w:rsidR="4CCA0BDF">
        <w:rPr>
          <w:rFonts w:ascii="Arial" w:hAnsi="Arial" w:eastAsia="Arial" w:cs="Arial" w:asciiTheme="minorAscii" w:hAnsiTheme="minorAscii" w:eastAsiaTheme="minorAscii" w:cstheme="minorAscii"/>
          <w:color w:val="000000" w:themeColor="text2" w:themeTint="FF" w:themeShade="FF"/>
          <w:lang w:val="en-GB"/>
        </w:rPr>
        <w:t xml:space="preserve"> </w:t>
      </w:r>
      <w:r w:rsidRPr="7449E066" w:rsidR="4CCA0BDF">
        <w:rPr>
          <w:rStyle w:val="normaltextrun"/>
          <w:rFonts w:ascii="Arial" w:hAnsi="Arial" w:eastAsia="Arial" w:cs="Arial" w:asciiTheme="minorAscii" w:hAnsiTheme="minorAscii" w:eastAsiaTheme="minorAscii" w:cstheme="minorAscii"/>
          <w:color w:val="auto"/>
          <w:lang w:val="en-GB"/>
        </w:rPr>
        <w:t xml:space="preserve">ways to protect against malware infections in given scenarios </w:t>
      </w:r>
      <w:r w:rsidRPr="7449E066" w:rsidR="4CCA0BDF">
        <w:rPr>
          <w:rFonts w:ascii="Arial" w:hAnsi="Arial" w:eastAsia="Arial" w:cs="Arial" w:asciiTheme="minorAscii" w:hAnsiTheme="minorAscii" w:eastAsiaTheme="minorAscii" w:cstheme="minorAscii"/>
          <w:color w:val="auto"/>
          <w:lang w:val="en-GB"/>
        </w:rPr>
        <w:t>and justify why they made those choices.</w:t>
      </w:r>
    </w:p>
    <w:p w:rsidR="65F411C7" w:rsidP="7449E066" w:rsidRDefault="65F411C7" w14:paraId="2AD5E4E1" w14:textId="71448217">
      <w:pPr>
        <w:jc w:val="both"/>
        <w:rPr>
          <w:rFonts w:ascii="Arial" w:hAnsi="Arial" w:eastAsia="Arial" w:cs="Arial" w:asciiTheme="minorAscii" w:hAnsiTheme="minorAscii" w:eastAsiaTheme="minorAscii" w:cstheme="minorAscii"/>
          <w:color w:val="000000" w:themeColor="text2"/>
          <w:lang w:val="en-GB"/>
        </w:rPr>
      </w:pPr>
    </w:p>
    <w:p w:rsidR="07A97CC7" w:rsidP="7449E066" w:rsidRDefault="07A97CC7" w14:paraId="35F88918" w14:textId="5DE9A504">
      <w:pPr>
        <w:jc w:val="both"/>
        <w:rPr>
          <w:rFonts w:ascii="Arial" w:hAnsi="Arial" w:eastAsia="Arial" w:cs="Arial" w:asciiTheme="minorAscii" w:hAnsiTheme="minorAscii" w:eastAsiaTheme="minorAscii" w:cstheme="minorAscii"/>
          <w:color w:val="000000" w:themeColor="text2"/>
          <w:lang w:val="en-GB"/>
        </w:rPr>
      </w:pPr>
      <w:r w:rsidRPr="7449E066" w:rsidR="501E0AE4">
        <w:rPr>
          <w:rFonts w:ascii="Arial" w:hAnsi="Arial" w:eastAsia="Arial" w:cs="Arial" w:asciiTheme="minorAscii" w:hAnsiTheme="minorAscii" w:eastAsiaTheme="minorAscii" w:cstheme="minorAscii"/>
          <w:b w:val="1"/>
          <w:bCs w:val="1"/>
          <w:color w:val="000000" w:themeColor="text2" w:themeTint="FF" w:themeShade="FF"/>
          <w:lang w:val="en-GB"/>
        </w:rPr>
        <w:t>Available KidCy resources:</w:t>
      </w:r>
    </w:p>
    <w:p w:rsidR="2892D677" w:rsidP="7449E066" w:rsidRDefault="2892D677" w14:paraId="250643CA" w14:textId="56A5BB0F">
      <w:pPr>
        <w:pStyle w:val="ListParagraph"/>
        <w:numPr>
          <w:ilvl w:val="0"/>
          <w:numId w:val="26"/>
        </w:numPr>
        <w:jc w:val="both"/>
        <w:rPr>
          <w:rFonts w:ascii="Arial" w:hAnsi="Arial" w:eastAsia="Arial" w:cs="Arial" w:asciiTheme="minorAscii" w:hAnsiTheme="minorAscii" w:eastAsiaTheme="minorAscii" w:cstheme="minorAscii"/>
          <w:color w:val="000000" w:themeColor="text2"/>
          <w:lang w:val="lt-LT"/>
        </w:rPr>
      </w:pPr>
      <w:r w:rsidRPr="7449E066" w:rsidR="5F62A330">
        <w:rPr>
          <w:rFonts w:ascii="Arial" w:hAnsi="Arial" w:eastAsia="Arial" w:cs="Arial" w:asciiTheme="minorAscii" w:hAnsiTheme="minorAscii" w:eastAsiaTheme="minorAscii" w:cstheme="minorAscii"/>
          <w:color w:val="000000" w:themeColor="text2" w:themeTint="FF" w:themeShade="FF"/>
          <w:lang w:val="lt-LT"/>
        </w:rPr>
        <w:t>Reading</w:t>
      </w:r>
      <w:r w:rsidRPr="7449E066" w:rsidR="140B1792">
        <w:rPr>
          <w:rFonts w:ascii="Arial" w:hAnsi="Arial" w:eastAsia="Arial" w:cs="Arial" w:asciiTheme="minorAscii" w:hAnsiTheme="minorAscii" w:eastAsiaTheme="minorAscii" w:cstheme="minorAscii"/>
          <w:color w:val="000000" w:themeColor="text2" w:themeTint="FF" w:themeShade="FF"/>
          <w:lang w:val="lt-LT"/>
        </w:rPr>
        <w:t xml:space="preserve"> </w:t>
      </w:r>
      <w:r w:rsidRPr="7449E066" w:rsidR="140B1792">
        <w:rPr>
          <w:rFonts w:ascii="Arial" w:hAnsi="Arial" w:eastAsia="Arial" w:cs="Arial" w:asciiTheme="minorAscii" w:hAnsiTheme="minorAscii" w:eastAsiaTheme="minorAscii" w:cstheme="minorAscii"/>
          <w:color w:val="000000" w:themeColor="text2" w:themeTint="FF" w:themeShade="FF"/>
          <w:lang w:val="lt-LT"/>
        </w:rPr>
        <w:t>6.</w:t>
      </w:r>
      <w:r w:rsidRPr="7449E066" w:rsidR="1AC83F61">
        <w:rPr>
          <w:rFonts w:ascii="Arial" w:hAnsi="Arial" w:eastAsia="Arial" w:cs="Arial" w:asciiTheme="minorAscii" w:hAnsiTheme="minorAscii" w:eastAsiaTheme="minorAscii" w:cstheme="minorAscii"/>
          <w:color w:val="000000" w:themeColor="text2" w:themeTint="FF" w:themeShade="FF"/>
          <w:lang w:val="lt-LT"/>
        </w:rPr>
        <w:t>4</w:t>
      </w:r>
      <w:r w:rsidRPr="7449E066" w:rsidR="140B1792">
        <w:rPr>
          <w:rFonts w:ascii="Arial" w:hAnsi="Arial" w:eastAsia="Arial" w:cs="Arial" w:asciiTheme="minorAscii" w:hAnsiTheme="minorAscii" w:eastAsiaTheme="minorAscii" w:cstheme="minorAscii"/>
          <w:color w:val="000000" w:themeColor="text2" w:themeTint="FF" w:themeShade="FF"/>
          <w:lang w:val="lt-LT"/>
        </w:rPr>
        <w:t xml:space="preserve">.1 </w:t>
      </w:r>
      <w:r w:rsidRPr="7449E066" w:rsidR="08A5A1AE">
        <w:rPr>
          <w:rFonts w:ascii="Arial" w:hAnsi="Arial" w:eastAsia="Arial" w:cs="Arial" w:asciiTheme="minorAscii" w:hAnsiTheme="minorAscii" w:eastAsiaTheme="minorAscii" w:cstheme="minorAscii"/>
          <w:color w:val="000000" w:themeColor="text2" w:themeTint="FF" w:themeShade="FF"/>
          <w:lang w:val="lt-LT"/>
        </w:rPr>
        <w:t>Malware and data theft?</w:t>
      </w:r>
    </w:p>
    <w:p w:rsidR="4657D06D" w:rsidP="7449E066" w:rsidRDefault="4657D06D" w14:paraId="7F3DEF9B" w14:textId="69DF9D3E">
      <w:pPr>
        <w:pStyle w:val="ListParagraph"/>
        <w:numPr>
          <w:ilvl w:val="0"/>
          <w:numId w:val="26"/>
        </w:numPr>
        <w:jc w:val="both"/>
        <w:rPr>
          <w:rFonts w:ascii="Arial" w:hAnsi="Arial" w:eastAsia="Arial" w:cs="Arial" w:asciiTheme="minorAscii" w:hAnsiTheme="minorAscii" w:eastAsiaTheme="minorAscii" w:cstheme="minorAscii"/>
          <w:color w:val="000000" w:themeColor="text2"/>
          <w:lang w:val="en-GB"/>
        </w:rPr>
      </w:pPr>
      <w:r w:rsidRPr="7449E066" w:rsidR="7A523588">
        <w:rPr>
          <w:rFonts w:ascii="Arial" w:hAnsi="Arial" w:eastAsia="Arial" w:cs="Arial" w:asciiTheme="minorAscii" w:hAnsiTheme="minorAscii" w:eastAsiaTheme="minorAscii" w:cstheme="minorAscii"/>
          <w:color w:val="000000" w:themeColor="text2" w:themeTint="FF" w:themeShade="FF"/>
          <w:lang w:val="en-GB"/>
        </w:rPr>
        <w:t>Poster</w:t>
      </w:r>
      <w:r w:rsidRPr="7449E066" w:rsidR="070CB3F7">
        <w:rPr>
          <w:rFonts w:ascii="Arial" w:hAnsi="Arial" w:eastAsia="Arial" w:cs="Arial" w:asciiTheme="minorAscii" w:hAnsiTheme="minorAscii" w:eastAsiaTheme="minorAscii" w:cstheme="minorAscii"/>
          <w:color w:val="000000" w:themeColor="text2" w:themeTint="FF" w:themeShade="FF"/>
          <w:lang w:val="en-GB"/>
        </w:rPr>
        <w:t xml:space="preserve"> </w:t>
      </w:r>
      <w:r w:rsidRPr="7449E066" w:rsidR="070CB3F7">
        <w:rPr>
          <w:rFonts w:ascii="Arial" w:hAnsi="Arial" w:eastAsia="Arial" w:cs="Arial" w:asciiTheme="minorAscii" w:hAnsiTheme="minorAscii" w:eastAsiaTheme="minorAscii" w:cstheme="minorAscii"/>
          <w:color w:val="000000" w:themeColor="text2" w:themeTint="FF" w:themeShade="FF"/>
          <w:lang w:val="en-GB"/>
        </w:rPr>
        <w:t xml:space="preserve">6.4.2 </w:t>
      </w:r>
      <w:r w:rsidRPr="7449E066" w:rsidR="35880334">
        <w:rPr>
          <w:rFonts w:ascii="Arial" w:hAnsi="Arial" w:eastAsia="Arial" w:cs="Arial" w:asciiTheme="minorAscii" w:hAnsiTheme="minorAscii" w:eastAsiaTheme="minorAscii" w:cstheme="minorAscii"/>
          <w:color w:val="000000" w:themeColor="text2" w:themeTint="FF" w:themeShade="FF"/>
          <w:lang w:val="en-GB"/>
        </w:rPr>
        <w:t>D</w:t>
      </w:r>
      <w:r w:rsidRPr="7449E066" w:rsidR="3C1A360D">
        <w:rPr>
          <w:rFonts w:ascii="Arial" w:hAnsi="Arial" w:eastAsia="Arial" w:cs="Arial" w:asciiTheme="minorAscii" w:hAnsiTheme="minorAscii" w:eastAsiaTheme="minorAscii" w:cstheme="minorAscii"/>
          <w:color w:val="000000" w:themeColor="text2" w:themeTint="FF" w:themeShade="FF"/>
          <w:lang w:val="en-GB"/>
        </w:rPr>
        <w:t>o</w:t>
      </w:r>
      <w:r w:rsidRPr="7449E066" w:rsidR="35880334">
        <w:rPr>
          <w:rFonts w:ascii="Arial" w:hAnsi="Arial" w:eastAsia="Arial" w:cs="Arial" w:asciiTheme="minorAscii" w:hAnsiTheme="minorAscii" w:eastAsiaTheme="minorAscii" w:cstheme="minorAscii"/>
          <w:color w:val="000000" w:themeColor="text2" w:themeTint="FF" w:themeShade="FF"/>
          <w:lang w:val="en-GB"/>
        </w:rPr>
        <w:t>s and D</w:t>
      </w:r>
      <w:r w:rsidRPr="7449E066" w:rsidR="06D86706">
        <w:rPr>
          <w:rFonts w:ascii="Arial" w:hAnsi="Arial" w:eastAsia="Arial" w:cs="Arial" w:asciiTheme="minorAscii" w:hAnsiTheme="minorAscii" w:eastAsiaTheme="minorAscii" w:cstheme="minorAscii"/>
          <w:color w:val="000000" w:themeColor="text2" w:themeTint="FF" w:themeShade="FF"/>
          <w:lang w:val="en-GB"/>
        </w:rPr>
        <w:t>on´t</w:t>
      </w:r>
      <w:r w:rsidRPr="7449E066" w:rsidR="35880334">
        <w:rPr>
          <w:rFonts w:ascii="Arial" w:hAnsi="Arial" w:eastAsia="Arial" w:cs="Arial" w:asciiTheme="minorAscii" w:hAnsiTheme="minorAscii" w:eastAsiaTheme="minorAscii" w:cstheme="minorAscii"/>
          <w:color w:val="000000" w:themeColor="text2" w:themeTint="FF" w:themeShade="FF"/>
          <w:lang w:val="en-GB"/>
        </w:rPr>
        <w:t>s</w:t>
      </w:r>
    </w:p>
    <w:p w:rsidR="425FB481" w:rsidP="7449E066" w:rsidRDefault="425FB481" w14:paraId="7B7B7717" w14:textId="6FAC8F24">
      <w:pPr>
        <w:pStyle w:val="ListParagraph"/>
        <w:numPr>
          <w:ilvl w:val="0"/>
          <w:numId w:val="26"/>
        </w:numPr>
        <w:jc w:val="both"/>
        <w:rPr>
          <w:rFonts w:ascii="Arial" w:hAnsi="Arial" w:eastAsia="Arial" w:cs="Arial" w:asciiTheme="minorAscii" w:hAnsiTheme="minorAscii" w:eastAsiaTheme="minorAscii" w:cstheme="minorAscii"/>
          <w:color w:val="000000" w:themeColor="text2" w:themeTint="FF" w:themeShade="FF"/>
          <w:lang w:val="en-GB"/>
        </w:rPr>
      </w:pPr>
      <w:r w:rsidRPr="7449E066" w:rsidR="7237C6AD">
        <w:rPr>
          <w:rFonts w:ascii="Arial" w:hAnsi="Arial" w:eastAsia="Arial" w:cs="Arial" w:asciiTheme="minorAscii" w:hAnsiTheme="minorAscii" w:eastAsiaTheme="minorAscii" w:cstheme="minorAscii"/>
          <w:color w:val="000000" w:themeColor="text2" w:themeTint="FF" w:themeShade="FF"/>
          <w:lang w:val="en-GB"/>
        </w:rPr>
        <w:t>Imag</w:t>
      </w:r>
      <w:r w:rsidRPr="7449E066" w:rsidR="6EC8C5F2">
        <w:rPr>
          <w:rFonts w:ascii="Arial" w:hAnsi="Arial" w:eastAsia="Arial" w:cs="Arial" w:asciiTheme="minorAscii" w:hAnsiTheme="minorAscii" w:eastAsiaTheme="minorAscii" w:cstheme="minorAscii"/>
          <w:color w:val="000000" w:themeColor="text2" w:themeTint="FF" w:themeShade="FF"/>
          <w:lang w:val="en-GB"/>
        </w:rPr>
        <w:t>es 6.4.3</w:t>
      </w:r>
      <w:r w:rsidRPr="7449E066" w:rsidR="6A451461">
        <w:rPr>
          <w:rFonts w:ascii="Arial" w:hAnsi="Arial" w:eastAsia="Arial" w:cs="Arial" w:asciiTheme="minorAscii" w:hAnsiTheme="minorAscii" w:eastAsiaTheme="minorAscii" w:cstheme="minorAscii"/>
          <w:color w:val="000000" w:themeColor="text2" w:themeTint="FF" w:themeShade="FF"/>
          <w:lang w:val="en-GB"/>
        </w:rPr>
        <w:t xml:space="preserve"> Associative pictures: Be aware</w:t>
      </w:r>
    </w:p>
    <w:p w:rsidR="6EA5CA48" w:rsidP="7449E066" w:rsidRDefault="6EA5CA48" w14:paraId="3B5FC012" w14:textId="1ABE07BC">
      <w:pPr>
        <w:pStyle w:val="ListParagraph"/>
        <w:numPr>
          <w:ilvl w:val="0"/>
          <w:numId w:val="26"/>
        </w:numPr>
        <w:jc w:val="both"/>
        <w:rPr>
          <w:rFonts w:ascii="Arial" w:hAnsi="Arial" w:eastAsia="Arial" w:cs="Arial" w:asciiTheme="minorAscii" w:hAnsiTheme="minorAscii" w:eastAsiaTheme="minorAscii" w:cstheme="minorAscii"/>
          <w:color w:val="000000" w:themeColor="text2"/>
          <w:lang w:val="en-GB"/>
        </w:rPr>
      </w:pPr>
      <w:r w:rsidRPr="7449E066" w:rsidR="728CFC3B">
        <w:rPr>
          <w:rFonts w:ascii="Arial" w:hAnsi="Arial" w:eastAsia="Arial" w:cs="Arial" w:asciiTheme="minorAscii" w:hAnsiTheme="minorAscii" w:eastAsiaTheme="minorAscii" w:cstheme="minorAscii"/>
          <w:color w:val="000000" w:themeColor="text2" w:themeTint="FF" w:themeShade="FF"/>
          <w:lang w:val="en-GB"/>
        </w:rPr>
        <w:t xml:space="preserve">Worksheet </w:t>
      </w:r>
      <w:r w:rsidRPr="7449E066" w:rsidR="728CFC3B">
        <w:rPr>
          <w:rFonts w:ascii="Arial" w:hAnsi="Arial" w:eastAsia="Arial" w:cs="Arial" w:asciiTheme="minorAscii" w:hAnsiTheme="minorAscii" w:eastAsiaTheme="minorAscii" w:cstheme="minorAscii"/>
          <w:color w:val="000000" w:themeColor="text2" w:themeTint="FF" w:themeShade="FF"/>
          <w:lang w:val="en-GB"/>
        </w:rPr>
        <w:t>6.4.</w:t>
      </w:r>
      <w:r w:rsidRPr="7449E066" w:rsidR="5F862D7B">
        <w:rPr>
          <w:rFonts w:ascii="Arial" w:hAnsi="Arial" w:eastAsia="Arial" w:cs="Arial" w:asciiTheme="minorAscii" w:hAnsiTheme="minorAscii" w:eastAsiaTheme="minorAscii" w:cstheme="minorAscii"/>
          <w:color w:val="auto"/>
          <w:lang w:val="en-GB"/>
        </w:rPr>
        <w:t>4</w:t>
      </w:r>
      <w:r w:rsidRPr="7449E066" w:rsidR="728CFC3B">
        <w:rPr>
          <w:rFonts w:ascii="Arial" w:hAnsi="Arial" w:eastAsia="Arial" w:cs="Arial" w:asciiTheme="minorAscii" w:hAnsiTheme="minorAscii" w:eastAsiaTheme="minorAscii" w:cstheme="minorAscii"/>
          <w:color w:val="auto"/>
          <w:lang w:val="en-GB"/>
        </w:rPr>
        <w:t xml:space="preserve"> </w:t>
      </w:r>
      <w:r w:rsidRPr="7449E066" w:rsidR="728CFC3B">
        <w:rPr>
          <w:rFonts w:ascii="Arial" w:hAnsi="Arial" w:eastAsia="Arial" w:cs="Arial" w:asciiTheme="minorAscii" w:hAnsiTheme="minorAscii" w:eastAsiaTheme="minorAscii" w:cstheme="minorAscii"/>
          <w:color w:val="000000" w:themeColor="text2" w:themeTint="FF" w:themeShade="FF"/>
          <w:lang w:val="en-GB"/>
        </w:rPr>
        <w:t>A shield against malware</w:t>
      </w:r>
    </w:p>
    <w:p w:rsidR="65F411C7" w:rsidP="7449E066" w:rsidRDefault="65F411C7" w14:paraId="2C9B6673" w14:textId="24C9F596">
      <w:pPr>
        <w:jc w:val="both"/>
        <w:rPr>
          <w:rFonts w:ascii="Arial" w:hAnsi="Arial" w:eastAsia="Arial" w:cs="Arial" w:asciiTheme="minorAscii" w:hAnsiTheme="minorAscii" w:eastAsiaTheme="minorAscii" w:cstheme="minorAscii"/>
          <w:color w:val="000000" w:themeColor="text2"/>
          <w:lang w:val="en-GB"/>
        </w:rPr>
      </w:pPr>
    </w:p>
    <w:p w:rsidR="07A97CC7" w:rsidP="7449E066" w:rsidRDefault="07A97CC7" w14:paraId="02ED958F" w14:textId="1836409A">
      <w:pPr>
        <w:jc w:val="both"/>
        <w:rPr>
          <w:rFonts w:ascii="Arial" w:hAnsi="Arial" w:eastAsia="Arial" w:cs="Arial" w:asciiTheme="minorAscii" w:hAnsiTheme="minorAscii" w:eastAsiaTheme="minorAscii" w:cstheme="minorAscii"/>
          <w:b w:val="1"/>
          <w:bCs w:val="1"/>
          <w:color w:val="000000" w:themeColor="text2"/>
          <w:lang w:val="en-GB"/>
        </w:rPr>
      </w:pPr>
      <w:r w:rsidRPr="7449E066" w:rsidR="501E0AE4">
        <w:rPr>
          <w:rFonts w:ascii="Arial" w:hAnsi="Arial" w:eastAsia="Arial" w:cs="Arial" w:asciiTheme="minorAscii" w:hAnsiTheme="minorAscii" w:eastAsiaTheme="minorAscii" w:cstheme="minorAscii"/>
          <w:b w:val="1"/>
          <w:bCs w:val="1"/>
          <w:color w:val="000000" w:themeColor="text2" w:themeTint="FF" w:themeShade="FF"/>
          <w:lang w:val="en-GB"/>
        </w:rPr>
        <w:t>Activity plan:</w:t>
      </w:r>
    </w:p>
    <w:p w:rsidR="65F411C7" w:rsidP="7449E066" w:rsidRDefault="65F411C7" w14:paraId="22E58C1B" w14:textId="487F8E60">
      <w:pPr>
        <w:jc w:val="both"/>
        <w:rPr>
          <w:rFonts w:ascii="Arial" w:hAnsi="Arial" w:eastAsia="Arial" w:cs="Arial" w:asciiTheme="minorAscii" w:hAnsiTheme="minorAscii" w:eastAsiaTheme="minorAscii" w:cstheme="minorAscii"/>
          <w:b w:val="1"/>
          <w:bCs w:val="1"/>
          <w:color w:val="000000" w:themeColor="text2"/>
          <w:highlight w:val="cyan"/>
          <w:lang w:val="en-GB"/>
        </w:rPr>
      </w:pPr>
    </w:p>
    <w:p w:rsidR="07A97CC7" w:rsidP="7449E066" w:rsidRDefault="07A97CC7" w14:paraId="01B49008" w14:textId="5CF9EA65">
      <w:pPr>
        <w:jc w:val="both"/>
        <w:rPr>
          <w:rFonts w:ascii="Arial" w:hAnsi="Arial" w:eastAsia="Arial" w:cs="Arial" w:asciiTheme="minorAscii" w:hAnsiTheme="minorAscii" w:eastAsiaTheme="minorAscii" w:cstheme="minorAscii"/>
          <w:color w:val="000000" w:themeColor="text2"/>
          <w:lang w:val="en-GB"/>
        </w:rPr>
      </w:pPr>
      <w:r w:rsidRPr="7449E066" w:rsidR="501E0AE4">
        <w:rPr>
          <w:rFonts w:ascii="Arial" w:hAnsi="Arial" w:eastAsia="Arial" w:cs="Arial" w:asciiTheme="minorAscii" w:hAnsiTheme="minorAscii" w:eastAsiaTheme="minorAscii" w:cstheme="minorAscii"/>
          <w:b w:val="1"/>
          <w:bCs w:val="1"/>
          <w:color w:val="000000" w:themeColor="text2" w:themeTint="FF" w:themeShade="FF"/>
          <w:lang w:val="en-GB"/>
        </w:rPr>
        <w:t>Step 1: Introduction</w:t>
      </w:r>
    </w:p>
    <w:p w:rsidR="0C05A1AF" w:rsidP="7449E066" w:rsidRDefault="0C05A1AF" w14:paraId="1EBEAB04" w14:textId="0FD83458">
      <w:pPr>
        <w:jc w:val="both"/>
        <w:rPr>
          <w:rFonts w:ascii="Arial" w:hAnsi="Arial" w:eastAsia="Arial" w:cs="Arial" w:asciiTheme="minorAscii" w:hAnsiTheme="minorAscii" w:eastAsiaTheme="minorAscii" w:cstheme="minorAscii"/>
          <w:b w:val="1"/>
          <w:bCs w:val="1"/>
          <w:color w:val="000000" w:themeColor="text2"/>
          <w:lang w:val="en-GB"/>
        </w:rPr>
      </w:pPr>
    </w:p>
    <w:p w:rsidR="0C05A1AF" w:rsidP="7449E066" w:rsidRDefault="4D6A9B44" w14:paraId="6BC31161" w14:textId="65B74CE4">
      <w:pPr>
        <w:jc w:val="both"/>
        <w:rPr>
          <w:rFonts w:ascii="Arial" w:hAnsi="Arial" w:eastAsia="Arial" w:cs="Arial" w:asciiTheme="minorAscii" w:hAnsiTheme="minorAscii" w:eastAsiaTheme="minorAscii" w:cstheme="minorAscii"/>
          <w:color w:val="000000" w:themeColor="text2"/>
          <w:lang w:val="en-GB"/>
        </w:rPr>
      </w:pPr>
      <w:r w:rsidRPr="7449E066" w:rsidR="63005C7A">
        <w:rPr>
          <w:rFonts w:ascii="Arial" w:hAnsi="Arial" w:eastAsia="Arial" w:cs="Arial" w:asciiTheme="minorAscii" w:hAnsiTheme="minorAscii" w:eastAsiaTheme="minorAscii" w:cstheme="minorAscii"/>
          <w:b w:val="1"/>
          <w:bCs w:val="1"/>
          <w:lang w:val="en-GB"/>
        </w:rPr>
        <w:t>Task A</w:t>
      </w:r>
      <w:r w:rsidRPr="7449E066" w:rsidR="4B4A64A5">
        <w:rPr>
          <w:rFonts w:ascii="Arial" w:hAnsi="Arial" w:eastAsia="Arial" w:cs="Arial" w:asciiTheme="minorAscii" w:hAnsiTheme="minorAscii" w:eastAsiaTheme="minorAscii" w:cstheme="minorAscii"/>
          <w:b w:val="1"/>
          <w:bCs w:val="1"/>
          <w:lang w:val="en-GB"/>
        </w:rPr>
        <w:t>:</w:t>
      </w:r>
      <w:r w:rsidRPr="7449E066" w:rsidR="63005C7A">
        <w:rPr>
          <w:rFonts w:ascii="Arial" w:hAnsi="Arial" w:eastAsia="Arial" w:cs="Arial" w:asciiTheme="minorAscii" w:hAnsiTheme="minorAscii" w:eastAsiaTheme="minorAscii" w:cstheme="minorAscii"/>
          <w:b w:val="1"/>
          <w:bCs w:val="1"/>
          <w:lang w:val="en-US"/>
        </w:rPr>
        <w:t xml:space="preserve"> Share and discuss </w:t>
      </w:r>
      <w:r w:rsidRPr="7449E066" w:rsidR="63005C7A">
        <w:rPr>
          <w:rFonts w:ascii="Arial" w:hAnsi="Arial" w:eastAsia="Arial" w:cs="Arial" w:asciiTheme="minorAscii" w:hAnsiTheme="minorAscii" w:eastAsiaTheme="minorAscii" w:cstheme="minorAscii"/>
          <w:lang w:val="en-US"/>
        </w:rPr>
        <w:t>(A, O, W) - Ask the students to discuss the following questions with each other (pairs or small groups) or write down their thoughts individually:</w:t>
      </w:r>
    </w:p>
    <w:p w:rsidR="3373BFF8" w:rsidP="7449E066" w:rsidRDefault="3373BFF8" w14:paraId="7E3395C5" w14:textId="7E618004">
      <w:pPr>
        <w:jc w:val="both"/>
        <w:rPr>
          <w:rFonts w:ascii="Arial" w:hAnsi="Arial" w:eastAsia="Arial" w:cs="Arial" w:asciiTheme="minorAscii" w:hAnsiTheme="minorAscii" w:eastAsiaTheme="minorAscii" w:cstheme="minorAscii"/>
          <w:lang w:val="en-US"/>
        </w:rPr>
      </w:pPr>
    </w:p>
    <w:p w:rsidR="0C05A1AF" w:rsidP="7449E066" w:rsidRDefault="0C05A1AF" w14:paraId="7282D2CB" w14:textId="22D3FB7C">
      <w:pPr>
        <w:pStyle w:val="ListParagraph"/>
        <w:numPr>
          <w:ilvl w:val="0"/>
          <w:numId w:val="2"/>
        </w:numPr>
        <w:jc w:val="both"/>
        <w:rPr>
          <w:rFonts w:ascii="Arial" w:hAnsi="Arial" w:eastAsia="Arial" w:cs="Arial" w:asciiTheme="minorAscii" w:hAnsiTheme="minorAscii" w:eastAsiaTheme="minorAscii" w:cstheme="minorAscii"/>
          <w:color w:val="000000" w:themeColor="text2"/>
          <w:lang w:val="en-GB"/>
        </w:rPr>
      </w:pPr>
      <w:r w:rsidRPr="7449E066" w:rsidR="02862457">
        <w:rPr>
          <w:rFonts w:ascii="Arial" w:hAnsi="Arial" w:eastAsia="Arial" w:cs="Arial" w:asciiTheme="minorAscii" w:hAnsiTheme="minorAscii" w:eastAsiaTheme="minorAscii" w:cstheme="minorAscii"/>
          <w:color w:val="000000" w:themeColor="text2" w:themeTint="FF" w:themeShade="FF"/>
          <w:lang w:val="en-GB"/>
        </w:rPr>
        <w:t xml:space="preserve">How often do </w:t>
      </w:r>
      <w:r w:rsidRPr="7449E066" w:rsidR="219D0FF2">
        <w:rPr>
          <w:rFonts w:ascii="Arial" w:hAnsi="Arial" w:eastAsia="Arial" w:cs="Arial" w:asciiTheme="minorAscii" w:hAnsiTheme="minorAscii" w:eastAsiaTheme="minorAscii" w:cstheme="minorAscii"/>
          <w:color w:val="000000" w:themeColor="text2" w:themeTint="FF" w:themeShade="FF"/>
          <w:lang w:val="en-GB"/>
        </w:rPr>
        <w:t xml:space="preserve">you think that </w:t>
      </w:r>
      <w:r w:rsidRPr="7449E066" w:rsidR="02862457">
        <w:rPr>
          <w:rFonts w:ascii="Arial" w:hAnsi="Arial" w:eastAsia="Arial" w:cs="Arial" w:asciiTheme="minorAscii" w:hAnsiTheme="minorAscii" w:eastAsiaTheme="minorAscii" w:cstheme="minorAscii"/>
          <w:color w:val="000000" w:themeColor="text2" w:themeTint="FF" w:themeShade="FF"/>
          <w:lang w:val="en-GB"/>
        </w:rPr>
        <w:t>people get computer systems infected by malware?</w:t>
      </w:r>
    </w:p>
    <w:p w:rsidR="0C05A1AF" w:rsidP="7449E066" w:rsidRDefault="0C05A1AF" w14:paraId="68E6D92F" w14:textId="3E054449">
      <w:pPr>
        <w:pStyle w:val="ListParagraph"/>
        <w:numPr>
          <w:ilvl w:val="0"/>
          <w:numId w:val="2"/>
        </w:numPr>
        <w:jc w:val="both"/>
        <w:rPr>
          <w:rFonts w:ascii="Arial" w:hAnsi="Arial" w:eastAsia="Arial" w:cs="Arial" w:asciiTheme="minorAscii" w:hAnsiTheme="minorAscii" w:eastAsiaTheme="minorAscii" w:cstheme="minorAscii"/>
          <w:color w:val="000000" w:themeColor="text2"/>
          <w:lang w:val="en-GB"/>
        </w:rPr>
      </w:pPr>
      <w:r w:rsidRPr="7449E066" w:rsidR="02862457">
        <w:rPr>
          <w:rFonts w:ascii="Arial" w:hAnsi="Arial" w:eastAsia="Arial" w:cs="Arial" w:asciiTheme="minorAscii" w:hAnsiTheme="minorAscii" w:eastAsiaTheme="minorAscii" w:cstheme="minorAscii"/>
          <w:color w:val="000000" w:themeColor="text2" w:themeTint="FF" w:themeShade="FF"/>
          <w:lang w:val="en-GB"/>
        </w:rPr>
        <w:t>What could be the main reason for getting infected?</w:t>
      </w:r>
    </w:p>
    <w:p w:rsidR="65F411C7" w:rsidP="7449E066" w:rsidRDefault="65F411C7" w14:paraId="5E619A89" w14:textId="7268D4ED">
      <w:pPr>
        <w:jc w:val="both"/>
        <w:rPr>
          <w:rFonts w:ascii="Arial" w:hAnsi="Arial" w:eastAsia="Arial" w:cs="Arial" w:asciiTheme="minorAscii" w:hAnsiTheme="minorAscii" w:eastAsiaTheme="minorAscii" w:cstheme="minorAscii"/>
          <w:b w:val="1"/>
          <w:bCs w:val="1"/>
          <w:color w:val="000000" w:themeColor="text2"/>
          <w:lang w:val="en-GB"/>
        </w:rPr>
      </w:pPr>
    </w:p>
    <w:p w:rsidR="7DCED0D5" w:rsidP="7449E066" w:rsidRDefault="0C05A1AF" w14:paraId="5079B0AC" w14:textId="7814ADAD">
      <w:pPr>
        <w:jc w:val="both"/>
        <w:rPr>
          <w:rFonts w:ascii="Arial" w:hAnsi="Arial" w:eastAsia="Arial" w:cs="Arial" w:asciiTheme="minorAscii" w:hAnsiTheme="minorAscii" w:eastAsiaTheme="minorAscii" w:cstheme="minorAscii"/>
          <w:color w:val="000000" w:themeColor="text2"/>
          <w:lang w:val="en-GB"/>
        </w:rPr>
      </w:pPr>
      <w:r w:rsidRPr="7449E066" w:rsidR="02862457">
        <w:rPr>
          <w:rFonts w:ascii="Arial" w:hAnsi="Arial" w:eastAsia="Arial" w:cs="Arial" w:asciiTheme="minorAscii" w:hAnsiTheme="minorAscii" w:eastAsiaTheme="minorAscii" w:cstheme="minorAscii"/>
          <w:b w:val="1"/>
          <w:bCs w:val="1"/>
          <w:color w:val="000000" w:themeColor="text2" w:themeTint="FF" w:themeShade="FF"/>
          <w:lang w:val="en-GB"/>
        </w:rPr>
        <w:t xml:space="preserve">Task B: Activity </w:t>
      </w:r>
      <w:r w:rsidRPr="7449E066" w:rsidR="02862457">
        <w:rPr>
          <w:rFonts w:ascii="Arial" w:hAnsi="Arial" w:eastAsia="Arial" w:cs="Arial" w:asciiTheme="minorAscii" w:hAnsiTheme="minorAscii" w:eastAsiaTheme="minorAscii" w:cstheme="minorAscii"/>
          <w:color w:val="000000" w:themeColor="text2" w:themeTint="FF" w:themeShade="FF"/>
          <w:lang w:val="en-GB"/>
        </w:rPr>
        <w:t>(</w:t>
      </w:r>
      <w:r w:rsidRPr="7449E066" w:rsidR="3725B02A">
        <w:rPr>
          <w:rFonts w:ascii="Arial" w:hAnsi="Arial" w:eastAsia="Arial" w:cs="Arial" w:asciiTheme="minorAscii" w:hAnsiTheme="minorAscii" w:eastAsiaTheme="minorAscii" w:cstheme="minorAscii"/>
          <w:color w:val="000000" w:themeColor="text2" w:themeTint="FF" w:themeShade="FF"/>
          <w:lang w:val="en-GB"/>
        </w:rPr>
        <w:t>K, W)</w:t>
      </w:r>
      <w:r w:rsidRPr="7449E066" w:rsidR="5A12E544">
        <w:rPr>
          <w:rFonts w:ascii="Arial" w:hAnsi="Arial" w:eastAsia="Arial" w:cs="Arial" w:asciiTheme="minorAscii" w:hAnsiTheme="minorAscii" w:eastAsiaTheme="minorAscii" w:cstheme="minorAscii"/>
          <w:color w:val="000000" w:themeColor="text2" w:themeTint="FF" w:themeShade="FF"/>
          <w:lang w:val="en-GB"/>
        </w:rPr>
        <w:t xml:space="preserve"> - </w:t>
      </w:r>
      <w:r w:rsidRPr="7449E066" w:rsidR="3725B02A">
        <w:rPr>
          <w:rFonts w:ascii="Arial" w:hAnsi="Arial" w:eastAsia="Arial" w:cs="Arial" w:asciiTheme="minorAscii" w:hAnsiTheme="minorAscii" w:eastAsiaTheme="minorAscii" w:cstheme="minorAscii"/>
          <w:color w:val="000000" w:themeColor="text2" w:themeTint="FF" w:themeShade="FF"/>
          <w:lang w:val="en-GB"/>
        </w:rPr>
        <w:t xml:space="preserve">Ask </w:t>
      </w:r>
      <w:r w:rsidRPr="7449E066" w:rsidR="6950C0A1">
        <w:rPr>
          <w:rFonts w:ascii="Arial" w:hAnsi="Arial" w:eastAsia="Arial" w:cs="Arial" w:asciiTheme="minorAscii" w:hAnsiTheme="minorAscii" w:eastAsiaTheme="minorAscii" w:cstheme="minorAscii"/>
          <w:color w:val="000000" w:themeColor="text2" w:themeTint="FF" w:themeShade="FF"/>
          <w:lang w:val="en-GB"/>
        </w:rPr>
        <w:t xml:space="preserve">the </w:t>
      </w:r>
      <w:r w:rsidRPr="7449E066" w:rsidR="3725B02A">
        <w:rPr>
          <w:rFonts w:ascii="Arial" w:hAnsi="Arial" w:eastAsia="Arial" w:cs="Arial" w:asciiTheme="minorAscii" w:hAnsiTheme="minorAscii" w:eastAsiaTheme="minorAscii" w:cstheme="minorAscii"/>
          <w:color w:val="000000" w:themeColor="text2" w:themeTint="FF" w:themeShade="FF"/>
          <w:lang w:val="en-GB"/>
        </w:rPr>
        <w:t xml:space="preserve">students to volunteer to come up and write their ideas on the white </w:t>
      </w:r>
      <w:r w:rsidRPr="7449E066" w:rsidR="2C8C2CCC">
        <w:rPr>
          <w:rFonts w:ascii="Arial" w:hAnsi="Arial" w:eastAsia="Arial" w:cs="Arial" w:asciiTheme="minorAscii" w:hAnsiTheme="minorAscii" w:eastAsiaTheme="minorAscii" w:cstheme="minorAscii"/>
          <w:color w:val="000000" w:themeColor="text2" w:themeTint="FF" w:themeShade="FF"/>
          <w:lang w:val="en-GB"/>
        </w:rPr>
        <w:t xml:space="preserve">board </w:t>
      </w:r>
      <w:r w:rsidRPr="7449E066" w:rsidR="6043B4B0">
        <w:rPr>
          <w:rFonts w:ascii="Arial" w:hAnsi="Arial" w:eastAsia="Arial" w:cs="Arial" w:asciiTheme="minorAscii" w:hAnsiTheme="minorAscii" w:eastAsiaTheme="minorAscii" w:cstheme="minorAscii"/>
          <w:color w:val="000000" w:themeColor="text2" w:themeTint="FF" w:themeShade="FF"/>
          <w:lang w:val="en-GB"/>
        </w:rPr>
        <w:t>under the h</w:t>
      </w:r>
      <w:r w:rsidRPr="7449E066" w:rsidR="3725B02A">
        <w:rPr>
          <w:rFonts w:ascii="Arial" w:hAnsi="Arial" w:eastAsia="Arial" w:cs="Arial" w:asciiTheme="minorAscii" w:hAnsiTheme="minorAscii" w:eastAsiaTheme="minorAscii" w:cstheme="minorAscii"/>
          <w:color w:val="000000" w:themeColor="text2" w:themeTint="FF" w:themeShade="FF"/>
          <w:lang w:val="en-GB"/>
        </w:rPr>
        <w:t>ead</w:t>
      </w:r>
      <w:r w:rsidRPr="7449E066" w:rsidR="52B792F3">
        <w:rPr>
          <w:rFonts w:ascii="Arial" w:hAnsi="Arial" w:eastAsia="Arial" w:cs="Arial" w:asciiTheme="minorAscii" w:hAnsiTheme="minorAscii" w:eastAsiaTheme="minorAscii" w:cstheme="minorAscii"/>
          <w:color w:val="000000" w:themeColor="text2" w:themeTint="FF" w:themeShade="FF"/>
          <w:lang w:val="en-GB"/>
        </w:rPr>
        <w:t>ing</w:t>
      </w:r>
      <w:r w:rsidRPr="7449E066" w:rsidR="3725B02A">
        <w:rPr>
          <w:rFonts w:ascii="Arial" w:hAnsi="Arial" w:eastAsia="Arial" w:cs="Arial" w:asciiTheme="minorAscii" w:hAnsiTheme="minorAscii" w:eastAsiaTheme="minorAscii" w:cstheme="minorAscii"/>
          <w:color w:val="000000" w:themeColor="text2" w:themeTint="FF" w:themeShade="FF"/>
          <w:lang w:val="en-GB"/>
        </w:rPr>
        <w:t xml:space="preserve"> - </w:t>
      </w:r>
      <w:r w:rsidRPr="7449E066" w:rsidR="34F13EFC">
        <w:rPr>
          <w:rFonts w:ascii="Arial" w:hAnsi="Arial" w:eastAsia="Arial" w:cs="Arial" w:asciiTheme="minorAscii" w:hAnsiTheme="minorAscii" w:eastAsiaTheme="minorAscii" w:cstheme="minorAscii"/>
          <w:color w:val="000000" w:themeColor="text2" w:themeTint="FF" w:themeShade="FF"/>
          <w:lang w:val="en-GB"/>
        </w:rPr>
        <w:t xml:space="preserve">Why </w:t>
      </w:r>
      <w:r w:rsidRPr="7449E066" w:rsidR="7581331B">
        <w:rPr>
          <w:rFonts w:ascii="Arial" w:hAnsi="Arial" w:eastAsia="Arial" w:cs="Arial" w:asciiTheme="minorAscii" w:hAnsiTheme="minorAscii" w:eastAsiaTheme="minorAscii" w:cstheme="minorAscii"/>
          <w:color w:val="000000" w:themeColor="text2" w:themeTint="FF" w:themeShade="FF"/>
          <w:lang w:val="en-GB"/>
        </w:rPr>
        <w:t xml:space="preserve">does </w:t>
      </w:r>
      <w:r w:rsidRPr="7449E066" w:rsidR="47F37134">
        <w:rPr>
          <w:rFonts w:ascii="Arial" w:hAnsi="Arial" w:eastAsia="Arial" w:cs="Arial" w:asciiTheme="minorAscii" w:hAnsiTheme="minorAscii" w:eastAsiaTheme="minorAscii" w:cstheme="minorAscii"/>
          <w:color w:val="000000" w:themeColor="text2" w:themeTint="FF" w:themeShade="FF"/>
          <w:lang w:val="en-GB"/>
        </w:rPr>
        <w:t>mal</w:t>
      </w:r>
      <w:r w:rsidRPr="7449E066" w:rsidR="34F13EFC">
        <w:rPr>
          <w:rFonts w:ascii="Arial" w:hAnsi="Arial" w:eastAsia="Arial" w:cs="Arial" w:asciiTheme="minorAscii" w:hAnsiTheme="minorAscii" w:eastAsiaTheme="minorAscii" w:cstheme="minorAscii"/>
          <w:color w:val="000000" w:themeColor="text2" w:themeTint="FF" w:themeShade="FF"/>
          <w:lang w:val="en-GB"/>
        </w:rPr>
        <w:t>ware get</w:t>
      </w:r>
      <w:r w:rsidRPr="7449E066" w:rsidR="59619683">
        <w:rPr>
          <w:rFonts w:ascii="Arial" w:hAnsi="Arial" w:eastAsia="Arial" w:cs="Arial" w:asciiTheme="minorAscii" w:hAnsiTheme="minorAscii" w:eastAsiaTheme="minorAscii" w:cstheme="minorAscii"/>
          <w:color w:val="000000" w:themeColor="text2" w:themeTint="FF" w:themeShade="FF"/>
          <w:lang w:val="en-GB"/>
        </w:rPr>
        <w:t xml:space="preserve"> </w:t>
      </w:r>
      <w:r w:rsidRPr="7449E066" w:rsidR="34F13EFC">
        <w:rPr>
          <w:rFonts w:ascii="Arial" w:hAnsi="Arial" w:eastAsia="Arial" w:cs="Arial" w:asciiTheme="minorAscii" w:hAnsiTheme="minorAscii" w:eastAsiaTheme="minorAscii" w:cstheme="minorAscii"/>
          <w:color w:val="000000" w:themeColor="text2" w:themeTint="FF" w:themeShade="FF"/>
          <w:lang w:val="en-GB"/>
        </w:rPr>
        <w:t>onto your computer</w:t>
      </w:r>
      <w:r w:rsidRPr="7449E066" w:rsidR="6B365E06">
        <w:rPr>
          <w:rFonts w:ascii="Arial" w:hAnsi="Arial" w:eastAsia="Arial" w:cs="Arial" w:asciiTheme="minorAscii" w:hAnsiTheme="minorAscii" w:eastAsiaTheme="minorAscii" w:cstheme="minorAscii"/>
          <w:color w:val="000000" w:themeColor="text2" w:themeTint="FF" w:themeShade="FF"/>
          <w:lang w:val="en-GB"/>
        </w:rPr>
        <w:t>?</w:t>
      </w:r>
    </w:p>
    <w:p w:rsidR="65F411C7" w:rsidP="7449E066" w:rsidRDefault="65F411C7" w14:paraId="372CDCEC" w14:textId="38CAAAD2">
      <w:pPr>
        <w:jc w:val="both"/>
        <w:rPr>
          <w:rFonts w:ascii="Arial" w:hAnsi="Arial" w:eastAsia="Arial" w:cs="Arial" w:asciiTheme="minorAscii" w:hAnsiTheme="minorAscii" w:eastAsiaTheme="minorAscii" w:cstheme="minorAscii"/>
          <w:b w:val="1"/>
          <w:bCs w:val="1"/>
          <w:color w:val="000000" w:themeColor="text2"/>
          <w:lang w:val="en-GB"/>
        </w:rPr>
      </w:pPr>
    </w:p>
    <w:p w:rsidR="07A97CC7" w:rsidP="7449E066" w:rsidRDefault="07A97CC7" w14:paraId="74E09A09" w14:textId="67F63E22">
      <w:pPr>
        <w:jc w:val="both"/>
        <w:rPr>
          <w:rFonts w:ascii="Arial" w:hAnsi="Arial" w:eastAsia="Arial" w:cs="Arial" w:asciiTheme="minorAscii" w:hAnsiTheme="minorAscii" w:eastAsiaTheme="minorAscii" w:cstheme="minorAscii"/>
          <w:b w:val="1"/>
          <w:bCs w:val="1"/>
          <w:color w:val="000000" w:themeColor="text2"/>
          <w:lang w:val="en-GB"/>
        </w:rPr>
      </w:pPr>
      <w:r w:rsidRPr="7449E066" w:rsidR="501E0AE4">
        <w:rPr>
          <w:rFonts w:ascii="Arial" w:hAnsi="Arial" w:eastAsia="Arial" w:cs="Arial" w:asciiTheme="minorAscii" w:hAnsiTheme="minorAscii" w:eastAsiaTheme="minorAscii" w:cstheme="minorAscii"/>
          <w:b w:val="1"/>
          <w:bCs w:val="1"/>
          <w:color w:val="000000" w:themeColor="text2" w:themeTint="FF" w:themeShade="FF"/>
          <w:lang w:val="en-GB"/>
        </w:rPr>
        <w:t xml:space="preserve">Step 2: </w:t>
      </w:r>
      <w:r w:rsidRPr="7449E066" w:rsidR="3021AAC2">
        <w:rPr>
          <w:rFonts w:ascii="Arial" w:hAnsi="Arial" w:eastAsia="Arial" w:cs="Arial" w:asciiTheme="minorAscii" w:hAnsiTheme="minorAscii" w:eastAsiaTheme="minorAscii" w:cstheme="minorAscii"/>
          <w:b w:val="1"/>
          <w:bCs w:val="1"/>
          <w:color w:val="000000" w:themeColor="text2" w:themeTint="FF" w:themeShade="FF"/>
          <w:lang w:val="en-GB"/>
        </w:rPr>
        <w:t xml:space="preserve">Analysing the </w:t>
      </w:r>
      <w:r w:rsidRPr="7449E066" w:rsidR="1A058388">
        <w:rPr>
          <w:rFonts w:ascii="Arial" w:hAnsi="Arial" w:eastAsia="Arial" w:cs="Arial" w:asciiTheme="minorAscii" w:hAnsiTheme="minorAscii" w:eastAsiaTheme="minorAscii" w:cstheme="minorAscii"/>
          <w:b w:val="1"/>
          <w:bCs w:val="1"/>
          <w:color w:val="000000" w:themeColor="text2" w:themeTint="FF" w:themeShade="FF"/>
          <w:lang w:val="en-GB"/>
        </w:rPr>
        <w:t xml:space="preserve">context </w:t>
      </w:r>
      <w:r w:rsidRPr="7449E066" w:rsidR="3021AAC2">
        <w:rPr>
          <w:rFonts w:ascii="Arial" w:hAnsi="Arial" w:eastAsia="Arial" w:cs="Arial" w:asciiTheme="minorAscii" w:hAnsiTheme="minorAscii" w:eastAsiaTheme="minorAscii" w:cstheme="minorAscii"/>
          <w:b w:val="1"/>
          <w:bCs w:val="1"/>
          <w:color w:val="000000" w:themeColor="text2" w:themeTint="FF" w:themeShade="FF"/>
          <w:lang w:val="en-GB"/>
        </w:rPr>
        <w:t xml:space="preserve">of </w:t>
      </w:r>
      <w:r w:rsidRPr="7449E066" w:rsidR="2593420D">
        <w:rPr>
          <w:rFonts w:ascii="Arial" w:hAnsi="Arial" w:eastAsia="Arial" w:cs="Arial" w:asciiTheme="minorAscii" w:hAnsiTheme="minorAscii" w:eastAsiaTheme="minorAscii" w:cstheme="minorAscii"/>
          <w:b w:val="1"/>
          <w:bCs w:val="1"/>
          <w:color w:val="000000" w:themeColor="text2" w:themeTint="FF" w:themeShade="FF"/>
          <w:lang w:val="en-GB"/>
        </w:rPr>
        <w:t>malware infection</w:t>
      </w:r>
    </w:p>
    <w:p w:rsidR="65F411C7" w:rsidP="7449E066" w:rsidRDefault="65F411C7" w14:paraId="051B2F6E" w14:textId="1453225A">
      <w:pPr>
        <w:jc w:val="both"/>
        <w:rPr>
          <w:rFonts w:ascii="Arial" w:hAnsi="Arial" w:eastAsia="Arial" w:cs="Arial" w:asciiTheme="minorAscii" w:hAnsiTheme="minorAscii" w:eastAsiaTheme="minorAscii" w:cstheme="minorAscii"/>
          <w:b w:val="1"/>
          <w:bCs w:val="1"/>
          <w:color w:val="000000" w:themeColor="text2"/>
          <w:lang w:val="en-GB"/>
        </w:rPr>
      </w:pPr>
    </w:p>
    <w:p w:rsidR="34868811" w:rsidP="7449E066" w:rsidRDefault="34868811" w14:paraId="389DE9B9" w14:textId="54B62733">
      <w:pPr>
        <w:jc w:val="both"/>
        <w:rPr>
          <w:rFonts w:ascii="Arial" w:hAnsi="Arial" w:eastAsia="Arial" w:cs="Arial" w:asciiTheme="minorAscii" w:hAnsiTheme="minorAscii" w:eastAsiaTheme="minorAscii" w:cstheme="minorAscii"/>
          <w:b w:val="0"/>
          <w:bCs w:val="0"/>
          <w:color w:val="000000" w:themeColor="text2"/>
          <w:lang w:val="en-GB"/>
        </w:rPr>
      </w:pPr>
      <w:r w:rsidRPr="7449E066" w:rsidR="3021AAC2">
        <w:rPr>
          <w:rFonts w:ascii="Arial" w:hAnsi="Arial" w:eastAsia="Arial" w:cs="Arial" w:asciiTheme="minorAscii" w:hAnsiTheme="minorAscii" w:eastAsiaTheme="minorAscii" w:cstheme="minorAscii"/>
          <w:b w:val="1"/>
          <w:bCs w:val="1"/>
          <w:color w:val="000000" w:themeColor="text2" w:themeTint="FF" w:themeShade="FF"/>
          <w:lang w:val="en-GB"/>
        </w:rPr>
        <w:t xml:space="preserve">Task A: Reading </w:t>
      </w:r>
      <w:r w:rsidRPr="7449E066" w:rsidR="3021AAC2">
        <w:rPr>
          <w:rFonts w:ascii="Arial" w:hAnsi="Arial" w:eastAsia="Arial" w:cs="Arial" w:asciiTheme="minorAscii" w:hAnsiTheme="minorAscii" w:eastAsiaTheme="minorAscii" w:cstheme="minorAscii"/>
          <w:color w:val="000000" w:themeColor="text2" w:themeTint="FF" w:themeShade="FF"/>
          <w:lang w:val="en-GB"/>
        </w:rPr>
        <w:t>(R)</w:t>
      </w:r>
      <w:r w:rsidRPr="7449E066" w:rsidR="2D18F6A8">
        <w:rPr>
          <w:rFonts w:ascii="Arial" w:hAnsi="Arial" w:eastAsia="Arial" w:cs="Arial" w:asciiTheme="minorAscii" w:hAnsiTheme="minorAscii" w:eastAsiaTheme="minorAscii" w:cstheme="minorAscii"/>
          <w:color w:val="000000" w:themeColor="text2" w:themeTint="FF" w:themeShade="FF"/>
          <w:lang w:val="en-GB"/>
        </w:rPr>
        <w:t xml:space="preserve"> - </w:t>
      </w:r>
      <w:r w:rsidRPr="7449E066" w:rsidR="3021AAC2">
        <w:rPr>
          <w:rFonts w:ascii="Arial" w:hAnsi="Arial" w:eastAsia="Arial" w:cs="Arial" w:asciiTheme="minorAscii" w:hAnsiTheme="minorAscii" w:eastAsiaTheme="minorAscii" w:cstheme="minorAscii"/>
          <w:color w:val="000000" w:themeColor="text2" w:themeTint="FF" w:themeShade="FF"/>
          <w:lang w:val="en-GB"/>
        </w:rPr>
        <w:t xml:space="preserve">Ask the students to read </w:t>
      </w:r>
      <w:r w:rsidRPr="7449E066" w:rsidR="47573A9E">
        <w:rPr>
          <w:rFonts w:ascii="Arial" w:hAnsi="Arial" w:eastAsia="Arial" w:cs="Arial" w:asciiTheme="minorAscii" w:hAnsiTheme="minorAscii" w:eastAsiaTheme="minorAscii" w:cstheme="minorAscii"/>
          <w:color w:val="000000" w:themeColor="text2" w:themeTint="FF" w:themeShade="FF"/>
          <w:lang w:val="en-GB"/>
        </w:rPr>
        <w:t>the</w:t>
      </w:r>
      <w:r w:rsidRPr="7449E066" w:rsidR="25D6AAFC">
        <w:rPr>
          <w:rFonts w:ascii="Arial" w:hAnsi="Arial" w:eastAsia="Arial" w:cs="Arial" w:asciiTheme="minorAscii" w:hAnsiTheme="minorAscii" w:eastAsiaTheme="minorAscii" w:cstheme="minorAscii"/>
          <w:color w:val="000000" w:themeColor="text2" w:themeTint="FF" w:themeShade="FF"/>
          <w:lang w:val="en-GB"/>
        </w:rPr>
        <w:t xml:space="preserve"> </w:t>
      </w:r>
      <w:r w:rsidRPr="7449E066" w:rsidR="25D6AAFC">
        <w:rPr>
          <w:rFonts w:ascii="Arial" w:hAnsi="Arial" w:eastAsia="Arial" w:cs="Arial" w:asciiTheme="minorAscii" w:hAnsiTheme="minorAscii" w:eastAsiaTheme="minorAscii" w:cstheme="minorAscii"/>
          <w:color w:val="000000" w:themeColor="text2" w:themeTint="FF" w:themeShade="FF"/>
          <w:lang w:val="en-GB"/>
        </w:rPr>
        <w:t>Reading</w:t>
      </w:r>
      <w:r w:rsidRPr="7449E066" w:rsidR="3021AAC2">
        <w:rPr>
          <w:rFonts w:ascii="Arial" w:hAnsi="Arial" w:eastAsia="Arial" w:cs="Arial" w:asciiTheme="minorAscii" w:hAnsiTheme="minorAscii" w:eastAsiaTheme="minorAscii" w:cstheme="minorAscii"/>
          <w:color w:val="000000" w:themeColor="text2" w:themeTint="FF" w:themeShade="FF"/>
          <w:lang w:val="en-GB"/>
        </w:rPr>
        <w:t xml:space="preserve"> </w:t>
      </w:r>
      <w:r w:rsidRPr="7449E066" w:rsidR="3021AAC2">
        <w:rPr>
          <w:rFonts w:ascii="Arial" w:hAnsi="Arial" w:eastAsia="Arial" w:cs="Arial" w:asciiTheme="minorAscii" w:hAnsiTheme="minorAscii" w:eastAsiaTheme="minorAscii" w:cstheme="minorAscii"/>
          <w:b w:val="0"/>
          <w:bCs w:val="0"/>
          <w:color w:val="000000" w:themeColor="text2" w:themeTint="FF" w:themeShade="FF"/>
          <w:lang w:val="en-GB"/>
        </w:rPr>
        <w:t>6.</w:t>
      </w:r>
      <w:r w:rsidRPr="7449E066" w:rsidR="20E943E9">
        <w:rPr>
          <w:rFonts w:ascii="Arial" w:hAnsi="Arial" w:eastAsia="Arial" w:cs="Arial" w:asciiTheme="minorAscii" w:hAnsiTheme="minorAscii" w:eastAsiaTheme="minorAscii" w:cstheme="minorAscii"/>
          <w:b w:val="0"/>
          <w:bCs w:val="0"/>
          <w:color w:val="000000" w:themeColor="text2" w:themeTint="FF" w:themeShade="FF"/>
          <w:lang w:val="en-GB"/>
        </w:rPr>
        <w:t>4</w:t>
      </w:r>
      <w:r w:rsidRPr="7449E066" w:rsidR="3021AAC2">
        <w:rPr>
          <w:rFonts w:ascii="Arial" w:hAnsi="Arial" w:eastAsia="Arial" w:cs="Arial" w:asciiTheme="minorAscii" w:hAnsiTheme="minorAscii" w:eastAsiaTheme="minorAscii" w:cstheme="minorAscii"/>
          <w:b w:val="0"/>
          <w:bCs w:val="0"/>
          <w:color w:val="000000" w:themeColor="text2" w:themeTint="FF" w:themeShade="FF"/>
          <w:lang w:val="en-GB"/>
        </w:rPr>
        <w:t xml:space="preserve">.1 </w:t>
      </w:r>
      <w:r w:rsidRPr="7449E066" w:rsidR="74D657C4">
        <w:rPr>
          <w:rFonts w:ascii="Arial" w:hAnsi="Arial" w:eastAsia="Arial" w:cs="Arial" w:asciiTheme="minorAscii" w:hAnsiTheme="minorAscii" w:eastAsiaTheme="minorAscii" w:cstheme="minorAscii"/>
          <w:b w:val="0"/>
          <w:bCs w:val="0"/>
          <w:color w:val="000000" w:themeColor="text2" w:themeTint="FF" w:themeShade="FF"/>
          <w:lang w:val="en-GB"/>
        </w:rPr>
        <w:t>Malware</w:t>
      </w:r>
      <w:r w:rsidRPr="7449E066" w:rsidR="3021AAC2">
        <w:rPr>
          <w:rFonts w:ascii="Arial" w:hAnsi="Arial" w:eastAsia="Arial" w:cs="Arial" w:asciiTheme="minorAscii" w:hAnsiTheme="minorAscii" w:eastAsiaTheme="minorAscii" w:cstheme="minorAscii"/>
          <w:b w:val="0"/>
          <w:bCs w:val="0"/>
          <w:color w:val="000000" w:themeColor="text2" w:themeTint="FF" w:themeShade="FF"/>
          <w:lang w:val="en-GB"/>
        </w:rPr>
        <w:t xml:space="preserve"> and data theft.</w:t>
      </w:r>
    </w:p>
    <w:p w:rsidR="65F411C7" w:rsidP="7449E066" w:rsidRDefault="65F411C7" w14:paraId="0CD8B3C4" w14:textId="33B8F660">
      <w:pPr>
        <w:jc w:val="both"/>
        <w:rPr>
          <w:rFonts w:ascii="Arial" w:hAnsi="Arial" w:eastAsia="Arial" w:cs="Arial" w:asciiTheme="minorAscii" w:hAnsiTheme="minorAscii" w:eastAsiaTheme="minorAscii" w:cstheme="minorAscii"/>
          <w:b w:val="1"/>
          <w:bCs w:val="1"/>
          <w:color w:val="000000" w:themeColor="text2"/>
          <w:lang w:val="en-GB"/>
        </w:rPr>
      </w:pPr>
    </w:p>
    <w:p w:rsidR="507634C5" w:rsidP="7449E066" w:rsidRDefault="507634C5" w14:paraId="5052B867" w14:textId="02DD37D4">
      <w:pPr>
        <w:jc w:val="both"/>
        <w:rPr>
          <w:rFonts w:ascii="Arial" w:hAnsi="Arial" w:eastAsia="Arial" w:cs="Arial" w:asciiTheme="minorAscii" w:hAnsiTheme="minorAscii" w:eastAsiaTheme="minorAscii" w:cstheme="minorAscii"/>
          <w:color w:val="000000" w:themeColor="text2"/>
          <w:lang w:val="en-GB"/>
        </w:rPr>
      </w:pPr>
      <w:r w:rsidRPr="7449E066" w:rsidR="2D89D453">
        <w:rPr>
          <w:rFonts w:ascii="Arial" w:hAnsi="Arial" w:eastAsia="Arial" w:cs="Arial" w:asciiTheme="minorAscii" w:hAnsiTheme="minorAscii" w:eastAsiaTheme="minorAscii" w:cstheme="minorAscii"/>
          <w:b w:val="1"/>
          <w:bCs w:val="1"/>
          <w:color w:val="000000" w:themeColor="text2" w:themeTint="FF" w:themeShade="FF"/>
          <w:lang w:val="en-GB"/>
        </w:rPr>
        <w:t>Hint 1:</w:t>
      </w:r>
      <w:r w:rsidRPr="7449E066" w:rsidR="2D89D453">
        <w:rPr>
          <w:rFonts w:ascii="Arial" w:hAnsi="Arial" w:eastAsia="Arial" w:cs="Arial" w:asciiTheme="minorAscii" w:hAnsiTheme="minorAscii" w:eastAsiaTheme="minorAscii" w:cstheme="minorAscii"/>
          <w:color w:val="000000" w:themeColor="text2" w:themeTint="FF" w:themeShade="FF"/>
          <w:lang w:val="en-GB"/>
        </w:rPr>
        <w:t xml:space="preserve"> In the text</w:t>
      </w:r>
      <w:r w:rsidRPr="7449E066" w:rsidR="22A85453">
        <w:rPr>
          <w:rFonts w:ascii="Arial" w:hAnsi="Arial" w:eastAsia="Arial" w:cs="Arial" w:asciiTheme="minorAscii" w:hAnsiTheme="minorAscii" w:eastAsiaTheme="minorAscii" w:cstheme="minorAscii"/>
          <w:color w:val="000000" w:themeColor="text2" w:themeTint="FF" w:themeShade="FF"/>
          <w:lang w:val="en-GB"/>
        </w:rPr>
        <w:t>,</w:t>
      </w:r>
      <w:r w:rsidRPr="7449E066" w:rsidR="2D89D453">
        <w:rPr>
          <w:rFonts w:ascii="Arial" w:hAnsi="Arial" w:eastAsia="Arial" w:cs="Arial" w:asciiTheme="minorAscii" w:hAnsiTheme="minorAscii" w:eastAsiaTheme="minorAscii" w:cstheme="minorAscii"/>
          <w:color w:val="000000" w:themeColor="text2" w:themeTint="FF" w:themeShade="FF"/>
          <w:lang w:val="en-GB"/>
        </w:rPr>
        <w:t xml:space="preserve"> </w:t>
      </w:r>
      <w:r w:rsidRPr="7449E066" w:rsidR="17D6E67B">
        <w:rPr>
          <w:rFonts w:ascii="Arial" w:hAnsi="Arial" w:eastAsia="Arial" w:cs="Arial" w:asciiTheme="minorAscii" w:hAnsiTheme="minorAscii" w:eastAsiaTheme="minorAscii" w:cstheme="minorAscii"/>
          <w:color w:val="000000" w:themeColor="text2" w:themeTint="FF" w:themeShade="FF"/>
          <w:lang w:val="en-GB"/>
        </w:rPr>
        <w:t xml:space="preserve">the </w:t>
      </w:r>
      <w:r w:rsidRPr="7449E066" w:rsidR="2D89D453">
        <w:rPr>
          <w:rFonts w:ascii="Arial" w:hAnsi="Arial" w:eastAsia="Arial" w:cs="Arial" w:asciiTheme="minorAscii" w:hAnsiTheme="minorAscii" w:eastAsiaTheme="minorAscii" w:cstheme="minorAscii"/>
          <w:color w:val="000000" w:themeColor="text2" w:themeTint="FF" w:themeShade="FF"/>
          <w:lang w:val="en-GB"/>
        </w:rPr>
        <w:t xml:space="preserve">name </w:t>
      </w:r>
      <w:r w:rsidRPr="7449E066" w:rsidR="2D89D453">
        <w:rPr>
          <w:rFonts w:ascii="Arial" w:hAnsi="Arial" w:eastAsia="Arial" w:cs="Arial" w:asciiTheme="minorAscii" w:hAnsiTheme="minorAscii" w:eastAsiaTheme="minorAscii" w:cstheme="minorAscii"/>
          <w:i w:val="1"/>
          <w:iCs w:val="1"/>
          <w:color w:val="000000" w:themeColor="text2" w:themeTint="FF" w:themeShade="FF"/>
          <w:lang w:val="en-GB"/>
        </w:rPr>
        <w:t>Tom</w:t>
      </w:r>
      <w:r w:rsidRPr="7449E066" w:rsidR="2D89D453">
        <w:rPr>
          <w:rFonts w:ascii="Arial" w:hAnsi="Arial" w:eastAsia="Arial" w:cs="Arial" w:asciiTheme="minorAscii" w:hAnsiTheme="minorAscii" w:eastAsiaTheme="minorAscii" w:cstheme="minorAscii"/>
          <w:color w:val="000000" w:themeColor="text2" w:themeTint="FF" w:themeShade="FF"/>
          <w:lang w:val="en-GB"/>
        </w:rPr>
        <w:t>, his pseudonym</w:t>
      </w:r>
      <w:r w:rsidRPr="7449E066" w:rsidR="328F56DA">
        <w:rPr>
          <w:rFonts w:ascii="Arial" w:hAnsi="Arial" w:eastAsia="Arial" w:cs="Arial" w:asciiTheme="minorAscii" w:hAnsiTheme="minorAscii" w:eastAsiaTheme="minorAscii" w:cstheme="minorAscii"/>
          <w:color w:val="000000" w:themeColor="text2" w:themeTint="FF" w:themeShade="FF"/>
          <w:lang w:val="en-GB"/>
        </w:rPr>
        <w:t xml:space="preserve"> </w:t>
      </w:r>
      <w:r w:rsidRPr="7449E066" w:rsidR="328F56DA">
        <w:rPr>
          <w:rFonts w:ascii="Arial" w:hAnsi="Arial" w:eastAsia="Arial" w:cs="Arial" w:asciiTheme="minorAscii" w:hAnsiTheme="minorAscii" w:eastAsiaTheme="minorAscii" w:cstheme="minorAscii"/>
          <w:i w:val="1"/>
          <w:iCs w:val="1"/>
          <w:color w:val="000000" w:themeColor="text2" w:themeTint="FF" w:themeShade="FF"/>
          <w:lang w:val="en-GB"/>
        </w:rPr>
        <w:t>Gell4770</w:t>
      </w:r>
      <w:r w:rsidRPr="7449E066" w:rsidR="2D89D453">
        <w:rPr>
          <w:rFonts w:ascii="Arial" w:hAnsi="Arial" w:eastAsia="Arial" w:cs="Arial" w:asciiTheme="minorAscii" w:hAnsiTheme="minorAscii" w:eastAsiaTheme="minorAscii" w:cstheme="minorAscii"/>
          <w:color w:val="000000" w:themeColor="text2" w:themeTint="FF" w:themeShade="FF"/>
          <w:lang w:val="en-GB"/>
        </w:rPr>
        <w:t xml:space="preserve">, and the </w:t>
      </w:r>
      <w:r w:rsidRPr="7449E066" w:rsidR="3C490A30">
        <w:rPr>
          <w:rFonts w:ascii="Arial" w:hAnsi="Arial" w:eastAsia="Arial" w:cs="Arial" w:asciiTheme="minorAscii" w:hAnsiTheme="minorAscii" w:eastAsiaTheme="minorAscii" w:cstheme="minorAscii"/>
          <w:color w:val="000000" w:themeColor="text2" w:themeTint="FF" w:themeShade="FF"/>
          <w:lang w:val="en-GB"/>
        </w:rPr>
        <w:t xml:space="preserve">platform name </w:t>
      </w:r>
      <w:r w:rsidRPr="7449E066" w:rsidR="3C490A30">
        <w:rPr>
          <w:rFonts w:ascii="Arial" w:hAnsi="Arial" w:eastAsia="Arial" w:cs="Arial" w:asciiTheme="minorAscii" w:hAnsiTheme="minorAscii" w:eastAsiaTheme="minorAscii" w:cstheme="minorAscii"/>
          <w:i w:val="1"/>
          <w:iCs w:val="1"/>
          <w:color w:val="000000" w:themeColor="text2" w:themeTint="FF" w:themeShade="FF"/>
          <w:lang w:val="en-GB"/>
        </w:rPr>
        <w:t>SomeTube</w:t>
      </w:r>
      <w:r w:rsidRPr="7449E066" w:rsidR="3C490A30">
        <w:rPr>
          <w:rFonts w:ascii="Arial" w:hAnsi="Arial" w:eastAsia="Arial" w:cs="Arial" w:asciiTheme="minorAscii" w:hAnsiTheme="minorAscii" w:eastAsiaTheme="minorAscii" w:cstheme="minorAscii"/>
          <w:color w:val="000000" w:themeColor="text2" w:themeTint="FF" w:themeShade="FF"/>
          <w:lang w:val="en-GB"/>
        </w:rPr>
        <w:t xml:space="preserve"> can be changed to any other names making them more recognisable </w:t>
      </w:r>
      <w:r w:rsidRPr="7449E066" w:rsidR="3A73FF74">
        <w:rPr>
          <w:rFonts w:ascii="Arial" w:hAnsi="Arial" w:eastAsia="Arial" w:cs="Arial" w:asciiTheme="minorAscii" w:hAnsiTheme="minorAscii" w:eastAsiaTheme="minorAscii" w:cstheme="minorAscii"/>
          <w:color w:val="000000" w:themeColor="text2" w:themeTint="FF" w:themeShade="FF"/>
          <w:lang w:val="en-GB"/>
        </w:rPr>
        <w:t xml:space="preserve">or realistic </w:t>
      </w:r>
      <w:r w:rsidRPr="7449E066" w:rsidR="3C490A30">
        <w:rPr>
          <w:rFonts w:ascii="Arial" w:hAnsi="Arial" w:eastAsia="Arial" w:cs="Arial" w:asciiTheme="minorAscii" w:hAnsiTheme="minorAscii" w:eastAsiaTheme="minorAscii" w:cstheme="minorAscii"/>
          <w:color w:val="000000" w:themeColor="text2" w:themeTint="FF" w:themeShade="FF"/>
          <w:lang w:val="en-GB"/>
        </w:rPr>
        <w:t xml:space="preserve">to </w:t>
      </w:r>
      <w:r w:rsidRPr="7449E066" w:rsidR="30CB8431">
        <w:rPr>
          <w:rFonts w:ascii="Arial" w:hAnsi="Arial" w:eastAsia="Arial" w:cs="Arial" w:asciiTheme="minorAscii" w:hAnsiTheme="minorAscii" w:eastAsiaTheme="minorAscii" w:cstheme="minorAscii"/>
          <w:color w:val="000000" w:themeColor="text2" w:themeTint="FF" w:themeShade="FF"/>
          <w:lang w:val="en-GB"/>
        </w:rPr>
        <w:t xml:space="preserve">your own </w:t>
      </w:r>
      <w:r w:rsidRPr="7449E066" w:rsidR="3C490A30">
        <w:rPr>
          <w:rFonts w:ascii="Arial" w:hAnsi="Arial" w:eastAsia="Arial" w:cs="Arial" w:asciiTheme="minorAscii" w:hAnsiTheme="minorAscii" w:eastAsiaTheme="minorAscii" w:cstheme="minorAscii"/>
          <w:color w:val="000000" w:themeColor="text2" w:themeTint="FF" w:themeShade="FF"/>
          <w:lang w:val="en-GB"/>
        </w:rPr>
        <w:t>students.</w:t>
      </w:r>
    </w:p>
    <w:p w:rsidR="65F411C7" w:rsidP="7449E066" w:rsidRDefault="65F411C7" w14:paraId="446A19AC" w14:textId="54C176A9">
      <w:pPr>
        <w:jc w:val="both"/>
        <w:rPr>
          <w:rFonts w:ascii="Arial" w:hAnsi="Arial" w:eastAsia="Arial" w:cs="Arial" w:asciiTheme="minorAscii" w:hAnsiTheme="minorAscii" w:eastAsiaTheme="minorAscii" w:cstheme="minorAscii"/>
          <w:color w:val="000000" w:themeColor="text2"/>
          <w:lang w:val="en-GB"/>
        </w:rPr>
      </w:pPr>
    </w:p>
    <w:p w:rsidR="34868811" w:rsidP="7449E066" w:rsidRDefault="34868811" w14:paraId="0773E303" w14:textId="26239D6B">
      <w:pPr>
        <w:jc w:val="both"/>
        <w:rPr>
          <w:rFonts w:ascii="Arial" w:hAnsi="Arial" w:eastAsia="Arial" w:cs="Arial" w:asciiTheme="minorAscii" w:hAnsiTheme="minorAscii" w:eastAsiaTheme="minorAscii" w:cstheme="minorAscii"/>
          <w:b w:val="1"/>
          <w:bCs w:val="1"/>
          <w:color w:val="000000" w:themeColor="text2"/>
          <w:lang w:val="en-GB"/>
        </w:rPr>
      </w:pPr>
      <w:r w:rsidRPr="7449E066" w:rsidR="3021AAC2">
        <w:rPr>
          <w:rFonts w:ascii="Arial" w:hAnsi="Arial" w:eastAsia="Arial" w:cs="Arial" w:asciiTheme="minorAscii" w:hAnsiTheme="minorAscii" w:eastAsiaTheme="minorAscii" w:cstheme="minorAscii"/>
          <w:b w:val="1"/>
          <w:bCs w:val="1"/>
          <w:color w:val="000000" w:themeColor="text2" w:themeTint="FF" w:themeShade="FF"/>
          <w:lang w:val="en-GB"/>
        </w:rPr>
        <w:t>Task B: Share and discuss</w:t>
      </w:r>
      <w:r w:rsidRPr="7449E066" w:rsidR="3021AAC2">
        <w:rPr>
          <w:rFonts w:ascii="Arial" w:hAnsi="Arial" w:eastAsia="Arial" w:cs="Arial" w:asciiTheme="minorAscii" w:hAnsiTheme="minorAscii" w:eastAsiaTheme="minorAscii" w:cstheme="minorAscii"/>
          <w:color w:val="000000" w:themeColor="text2" w:themeTint="FF" w:themeShade="FF"/>
          <w:lang w:val="en-GB"/>
        </w:rPr>
        <w:t xml:space="preserve"> (A, O) </w:t>
      </w:r>
      <w:r w:rsidRPr="7449E066" w:rsidR="3A1547D3">
        <w:rPr>
          <w:rFonts w:ascii="Arial" w:hAnsi="Arial" w:eastAsia="Arial" w:cs="Arial" w:asciiTheme="minorAscii" w:hAnsiTheme="minorAscii" w:eastAsiaTheme="minorAscii" w:cstheme="minorAscii"/>
          <w:color w:val="000000" w:themeColor="text2" w:themeTint="FF" w:themeShade="FF"/>
          <w:lang w:val="en-GB"/>
        </w:rPr>
        <w:t xml:space="preserve">- </w:t>
      </w:r>
      <w:r w:rsidRPr="7449E066" w:rsidR="3021AAC2">
        <w:rPr>
          <w:rFonts w:ascii="Arial" w:hAnsi="Arial" w:eastAsia="Arial" w:cs="Arial" w:asciiTheme="minorAscii" w:hAnsiTheme="minorAscii" w:eastAsiaTheme="minorAscii" w:cstheme="minorAscii"/>
          <w:color w:val="000000" w:themeColor="text2" w:themeTint="FF" w:themeShade="FF"/>
          <w:lang w:val="en-GB"/>
        </w:rPr>
        <w:t>A</w:t>
      </w:r>
      <w:r w:rsidRPr="7449E066" w:rsidR="75541B84">
        <w:rPr>
          <w:rFonts w:ascii="Arial" w:hAnsi="Arial" w:eastAsia="Arial" w:cs="Arial" w:asciiTheme="minorAscii" w:hAnsiTheme="minorAscii" w:eastAsiaTheme="minorAscii" w:cstheme="minorAscii"/>
          <w:color w:val="000000" w:themeColor="text2" w:themeTint="FF" w:themeShade="FF"/>
          <w:lang w:val="en-GB"/>
        </w:rPr>
        <w:t>s a whole class a</w:t>
      </w:r>
      <w:r w:rsidRPr="7449E066" w:rsidR="3021AAC2">
        <w:rPr>
          <w:rFonts w:ascii="Arial" w:hAnsi="Arial" w:eastAsia="Arial" w:cs="Arial" w:asciiTheme="minorAscii" w:hAnsiTheme="minorAscii" w:eastAsiaTheme="minorAscii" w:cstheme="minorAscii"/>
          <w:color w:val="000000" w:themeColor="text2" w:themeTint="FF" w:themeShade="FF"/>
          <w:lang w:val="en-GB"/>
        </w:rPr>
        <w:t xml:space="preserve">sk </w:t>
      </w:r>
      <w:r w:rsidRPr="7449E066" w:rsidR="1F0EB05F">
        <w:rPr>
          <w:rFonts w:ascii="Arial" w:hAnsi="Arial" w:eastAsia="Arial" w:cs="Arial" w:asciiTheme="minorAscii" w:hAnsiTheme="minorAscii" w:eastAsiaTheme="minorAscii" w:cstheme="minorAscii"/>
          <w:color w:val="000000" w:themeColor="text2" w:themeTint="FF" w:themeShade="FF"/>
          <w:lang w:val="en-GB"/>
        </w:rPr>
        <w:t xml:space="preserve">the </w:t>
      </w:r>
      <w:r w:rsidRPr="7449E066" w:rsidR="3021AAC2">
        <w:rPr>
          <w:rFonts w:ascii="Arial" w:hAnsi="Arial" w:eastAsia="Arial" w:cs="Arial" w:asciiTheme="minorAscii" w:hAnsiTheme="minorAscii" w:eastAsiaTheme="minorAscii" w:cstheme="minorAscii"/>
          <w:color w:val="000000" w:themeColor="text2" w:themeTint="FF" w:themeShade="FF"/>
          <w:lang w:val="en-GB"/>
        </w:rPr>
        <w:t>students to share their opinions about the s</w:t>
      </w:r>
      <w:r w:rsidRPr="7449E066" w:rsidR="023124EB">
        <w:rPr>
          <w:rFonts w:ascii="Arial" w:hAnsi="Arial" w:eastAsia="Arial" w:cs="Arial" w:asciiTheme="minorAscii" w:hAnsiTheme="minorAscii" w:eastAsiaTheme="minorAscii" w:cstheme="minorAscii"/>
          <w:color w:val="000000" w:themeColor="text2" w:themeTint="FF" w:themeShade="FF"/>
          <w:lang w:val="en-GB"/>
        </w:rPr>
        <w:t>cenario</w:t>
      </w:r>
      <w:r w:rsidRPr="7449E066" w:rsidR="217DC33F">
        <w:rPr>
          <w:rFonts w:ascii="Arial" w:hAnsi="Arial" w:eastAsia="Arial" w:cs="Arial" w:asciiTheme="minorAscii" w:hAnsiTheme="minorAscii" w:eastAsiaTheme="minorAscii" w:cstheme="minorAscii"/>
          <w:color w:val="000000" w:themeColor="text2" w:themeTint="FF" w:themeShade="FF"/>
          <w:lang w:val="en-GB"/>
        </w:rPr>
        <w:t xml:space="preserve"> </w:t>
      </w:r>
      <w:r w:rsidRPr="7449E066" w:rsidR="217DC33F">
        <w:rPr>
          <w:rFonts w:ascii="Arial" w:hAnsi="Arial" w:eastAsia="Arial" w:cs="Arial" w:asciiTheme="minorAscii" w:hAnsiTheme="minorAscii" w:eastAsiaTheme="minorAscii" w:cstheme="minorAscii"/>
          <w:color w:val="000000" w:themeColor="text2" w:themeTint="FF" w:themeShade="FF"/>
          <w:lang w:val="en-GB"/>
        </w:rPr>
        <w:t xml:space="preserve">in </w:t>
      </w:r>
      <w:r w:rsidRPr="7449E066" w:rsidR="4A48D49D">
        <w:rPr>
          <w:rFonts w:ascii="Arial" w:hAnsi="Arial" w:eastAsia="Arial" w:cs="Arial" w:asciiTheme="minorAscii" w:hAnsiTheme="minorAscii" w:eastAsiaTheme="minorAscii" w:cstheme="minorAscii"/>
          <w:color w:val="000000" w:themeColor="text2" w:themeTint="FF" w:themeShade="FF"/>
          <w:lang w:val="en-GB"/>
        </w:rPr>
        <w:t>the text of</w:t>
      </w:r>
      <w:r w:rsidRPr="7449E066" w:rsidR="4A48D49D">
        <w:rPr>
          <w:rFonts w:ascii="Arial" w:hAnsi="Arial" w:eastAsia="Arial" w:cs="Arial" w:asciiTheme="minorAscii" w:hAnsiTheme="minorAscii" w:eastAsiaTheme="minorAscii" w:cstheme="minorAscii"/>
          <w:color w:val="000000" w:themeColor="text2" w:themeTint="FF" w:themeShade="FF"/>
          <w:lang w:val="en-GB"/>
        </w:rPr>
        <w:t xml:space="preserve"> </w:t>
      </w:r>
      <w:r w:rsidRPr="7449E066" w:rsidR="4A48D49D">
        <w:rPr>
          <w:rFonts w:ascii="Arial" w:hAnsi="Arial" w:eastAsia="Arial" w:cs="Arial" w:asciiTheme="minorAscii" w:hAnsiTheme="minorAscii" w:eastAsiaTheme="minorAscii" w:cstheme="minorAscii"/>
          <w:color w:val="000000" w:themeColor="text2" w:themeTint="FF" w:themeShade="FF"/>
          <w:lang w:val="en-GB"/>
        </w:rPr>
        <w:t>Reading</w:t>
      </w:r>
      <w:r w:rsidRPr="7449E066" w:rsidR="217DC33F">
        <w:rPr>
          <w:rFonts w:ascii="Arial" w:hAnsi="Arial" w:eastAsia="Arial" w:cs="Arial" w:asciiTheme="minorAscii" w:hAnsiTheme="minorAscii" w:eastAsiaTheme="minorAscii" w:cstheme="minorAscii"/>
          <w:color w:val="000000" w:themeColor="text2" w:themeTint="FF" w:themeShade="FF"/>
          <w:lang w:val="en-GB"/>
        </w:rPr>
        <w:t xml:space="preserve"> </w:t>
      </w:r>
      <w:r w:rsidRPr="7449E066" w:rsidR="217DC33F">
        <w:rPr>
          <w:rFonts w:ascii="Arial" w:hAnsi="Arial" w:eastAsia="Arial" w:cs="Arial" w:asciiTheme="minorAscii" w:hAnsiTheme="minorAscii" w:eastAsiaTheme="minorAscii" w:cstheme="minorAscii"/>
          <w:b w:val="0"/>
          <w:bCs w:val="0"/>
          <w:color w:val="000000" w:themeColor="text2" w:themeTint="FF" w:themeShade="FF"/>
          <w:lang w:val="en-GB"/>
        </w:rPr>
        <w:t>6</w:t>
      </w:r>
      <w:r w:rsidRPr="7449E066" w:rsidR="217DC33F">
        <w:rPr>
          <w:rFonts w:ascii="Arial" w:hAnsi="Arial" w:eastAsia="Arial" w:cs="Arial" w:asciiTheme="minorAscii" w:hAnsiTheme="minorAscii" w:eastAsiaTheme="minorAscii" w:cstheme="minorAscii"/>
          <w:b w:val="0"/>
          <w:bCs w:val="0"/>
          <w:color w:val="000000" w:themeColor="text2" w:themeTint="FF" w:themeShade="FF"/>
          <w:lang w:val="en-GB"/>
        </w:rPr>
        <w:t>.4</w:t>
      </w:r>
      <w:r w:rsidRPr="7449E066" w:rsidR="217DC33F">
        <w:rPr>
          <w:rFonts w:ascii="Arial" w:hAnsi="Arial" w:eastAsia="Arial" w:cs="Arial" w:asciiTheme="minorAscii" w:hAnsiTheme="minorAscii" w:eastAsiaTheme="minorAscii" w:cstheme="minorAscii"/>
          <w:b w:val="0"/>
          <w:bCs w:val="0"/>
          <w:color w:val="000000" w:themeColor="text2" w:themeTint="FF" w:themeShade="FF"/>
          <w:lang w:val="en-GB"/>
        </w:rPr>
        <w:t>.1 Malware and data theft</w:t>
      </w:r>
      <w:r w:rsidRPr="7449E066" w:rsidR="3021AAC2">
        <w:rPr>
          <w:rFonts w:ascii="Arial" w:hAnsi="Arial" w:eastAsia="Arial" w:cs="Arial" w:asciiTheme="minorAscii" w:hAnsiTheme="minorAscii" w:eastAsiaTheme="minorAscii" w:cstheme="minorAscii"/>
          <w:b w:val="0"/>
          <w:bCs w:val="0"/>
          <w:color w:val="000000" w:themeColor="text2" w:themeTint="FF" w:themeShade="FF"/>
          <w:lang w:val="en-GB"/>
        </w:rPr>
        <w:t>:</w:t>
      </w:r>
    </w:p>
    <w:p w:rsidR="34868811" w:rsidP="7449E066" w:rsidRDefault="34868811" w14:paraId="44D60675" w14:textId="010CE94C">
      <w:pPr>
        <w:pStyle w:val="ListParagraph"/>
        <w:numPr>
          <w:ilvl w:val="0"/>
          <w:numId w:val="25"/>
        </w:numPr>
        <w:spacing w:before="240" w:after="240"/>
        <w:jc w:val="both"/>
        <w:rPr>
          <w:rFonts w:ascii="Arial" w:hAnsi="Arial" w:eastAsia="Arial" w:cs="Arial" w:asciiTheme="minorAscii" w:hAnsiTheme="minorAscii" w:eastAsiaTheme="minorAscii" w:cstheme="minorAscii"/>
          <w:lang w:val="en-GB"/>
        </w:rPr>
      </w:pPr>
      <w:r w:rsidRPr="7449E066" w:rsidR="3021AAC2">
        <w:rPr>
          <w:rFonts w:ascii="Arial" w:hAnsi="Arial" w:eastAsia="Arial" w:cs="Arial" w:asciiTheme="minorAscii" w:hAnsiTheme="minorAscii" w:eastAsiaTheme="minorAscii" w:cstheme="minorAscii"/>
          <w:lang w:val="en-GB"/>
        </w:rPr>
        <w:t>What has happened?</w:t>
      </w:r>
    </w:p>
    <w:p w:rsidR="34868811" w:rsidP="7449E066" w:rsidRDefault="34868811" w14:paraId="29107BAD" w14:textId="5A99F83E">
      <w:pPr>
        <w:pStyle w:val="ListParagraph"/>
        <w:numPr>
          <w:ilvl w:val="0"/>
          <w:numId w:val="25"/>
        </w:numPr>
        <w:spacing w:before="240" w:after="240"/>
        <w:jc w:val="both"/>
        <w:rPr>
          <w:rFonts w:ascii="Arial" w:hAnsi="Arial" w:eastAsia="Arial" w:cs="Arial" w:asciiTheme="minorAscii" w:hAnsiTheme="minorAscii" w:eastAsiaTheme="minorAscii" w:cstheme="minorAscii"/>
          <w:lang w:val="en-GB"/>
        </w:rPr>
      </w:pPr>
      <w:r w:rsidRPr="7449E066" w:rsidR="3021AAC2">
        <w:rPr>
          <w:rFonts w:ascii="Arial" w:hAnsi="Arial" w:eastAsia="Arial" w:cs="Arial" w:asciiTheme="minorAscii" w:hAnsiTheme="minorAscii" w:eastAsiaTheme="minorAscii" w:cstheme="minorAscii"/>
          <w:lang w:val="en-GB"/>
        </w:rPr>
        <w:t>What do you think has happened with the computer?</w:t>
      </w:r>
    </w:p>
    <w:p w:rsidR="34868811" w:rsidP="7449E066" w:rsidRDefault="34868811" w14:paraId="5F1D4E1B" w14:textId="0555825A">
      <w:pPr>
        <w:pStyle w:val="ListParagraph"/>
        <w:numPr>
          <w:ilvl w:val="0"/>
          <w:numId w:val="25"/>
        </w:numPr>
        <w:spacing w:before="240" w:after="240"/>
        <w:jc w:val="both"/>
        <w:rPr>
          <w:rFonts w:ascii="Arial" w:hAnsi="Arial" w:eastAsia="Arial" w:cs="Arial" w:asciiTheme="minorAscii" w:hAnsiTheme="minorAscii" w:eastAsiaTheme="minorAscii" w:cstheme="minorAscii"/>
          <w:lang w:val="en-GB"/>
        </w:rPr>
      </w:pPr>
      <w:r w:rsidRPr="7449E066" w:rsidR="3021AAC2">
        <w:rPr>
          <w:rFonts w:ascii="Arial" w:hAnsi="Arial" w:eastAsia="Arial" w:cs="Arial" w:asciiTheme="minorAscii" w:hAnsiTheme="minorAscii" w:eastAsiaTheme="minorAscii" w:cstheme="minorAscii"/>
          <w:lang w:val="en-GB"/>
        </w:rPr>
        <w:t>What do you think has happened with the data?</w:t>
      </w:r>
    </w:p>
    <w:p w:rsidR="37137278" w:rsidP="7449E066" w:rsidRDefault="4679752F" w14:paraId="6704C8AD" w14:textId="290A2353">
      <w:pPr>
        <w:pStyle w:val="ListParagraph"/>
        <w:numPr>
          <w:ilvl w:val="0"/>
          <w:numId w:val="25"/>
        </w:numPr>
        <w:spacing w:before="240" w:after="240"/>
        <w:jc w:val="both"/>
        <w:rPr>
          <w:rFonts w:ascii="Arial" w:hAnsi="Arial" w:eastAsia="Arial" w:cs="Arial" w:asciiTheme="minorAscii" w:hAnsiTheme="minorAscii" w:eastAsiaTheme="minorAscii" w:cstheme="minorAscii"/>
          <w:lang w:val="en-GB"/>
        </w:rPr>
      </w:pPr>
      <w:r w:rsidRPr="7449E066" w:rsidR="041B5E27">
        <w:rPr>
          <w:rFonts w:ascii="Arial" w:hAnsi="Arial" w:eastAsia="Arial" w:cs="Arial" w:asciiTheme="minorAscii" w:hAnsiTheme="minorAscii" w:eastAsiaTheme="minorAscii" w:cstheme="minorAscii"/>
          <w:lang w:val="en-GB"/>
        </w:rPr>
        <w:t xml:space="preserve">At what point do you think that Tom made a decision that was difficult to reverse? </w:t>
      </w:r>
    </w:p>
    <w:p w:rsidR="37137278" w:rsidP="7449E066" w:rsidRDefault="37137278" w14:paraId="3C78A8BE" w14:textId="68BA3A25">
      <w:pPr>
        <w:pStyle w:val="ListParagraph"/>
        <w:numPr>
          <w:ilvl w:val="0"/>
          <w:numId w:val="25"/>
        </w:numPr>
        <w:spacing w:before="240" w:after="240"/>
        <w:jc w:val="both"/>
        <w:rPr>
          <w:rFonts w:ascii="Arial" w:hAnsi="Arial" w:eastAsia="Arial" w:cs="Arial" w:asciiTheme="minorAscii" w:hAnsiTheme="minorAscii" w:eastAsiaTheme="minorAscii" w:cstheme="minorAscii"/>
          <w:lang w:val="en-GB"/>
        </w:rPr>
      </w:pPr>
      <w:r w:rsidRPr="7449E066" w:rsidR="0F404B83">
        <w:rPr>
          <w:rFonts w:ascii="Arial" w:hAnsi="Arial" w:eastAsia="Arial" w:cs="Arial" w:asciiTheme="minorAscii" w:hAnsiTheme="minorAscii" w:eastAsiaTheme="minorAscii" w:cstheme="minorAscii"/>
          <w:lang w:val="en-GB"/>
        </w:rPr>
        <w:t>Why do you think Tom did that?</w:t>
      </w:r>
    </w:p>
    <w:p w:rsidR="34868811" w:rsidP="7449E066" w:rsidRDefault="34868811" w14:paraId="14CED6E9" w14:textId="2F884FCF">
      <w:pPr>
        <w:rPr>
          <w:rFonts w:ascii="Arial" w:hAnsi="Arial" w:eastAsia="Arial" w:cs="Arial" w:asciiTheme="minorAscii" w:hAnsiTheme="minorAscii" w:eastAsiaTheme="minorAscii" w:cstheme="minorAscii"/>
          <w:lang w:val="en-GB"/>
        </w:rPr>
      </w:pPr>
      <w:r w:rsidRPr="7449E066" w:rsidR="3021AAC2">
        <w:rPr>
          <w:rFonts w:ascii="Arial" w:hAnsi="Arial" w:eastAsia="Arial" w:cs="Arial" w:asciiTheme="minorAscii" w:hAnsiTheme="minorAscii" w:eastAsiaTheme="minorAscii" w:cstheme="minorAscii"/>
          <w:b w:val="1"/>
          <w:bCs w:val="1"/>
          <w:lang w:val="en-GB"/>
        </w:rPr>
        <w:t>Task C: Activity</w:t>
      </w:r>
      <w:r w:rsidRPr="7449E066" w:rsidR="3021AAC2">
        <w:rPr>
          <w:rFonts w:ascii="Arial" w:hAnsi="Arial" w:eastAsia="Arial" w:cs="Arial" w:asciiTheme="minorAscii" w:hAnsiTheme="minorAscii" w:eastAsiaTheme="minorAscii" w:cstheme="minorAscii"/>
          <w:lang w:val="en-GB"/>
        </w:rPr>
        <w:t xml:space="preserve"> (A, O) </w:t>
      </w:r>
      <w:r w:rsidRPr="7449E066" w:rsidR="61ACF579">
        <w:rPr>
          <w:rFonts w:ascii="Arial" w:hAnsi="Arial" w:eastAsia="Arial" w:cs="Arial" w:asciiTheme="minorAscii" w:hAnsiTheme="minorAscii" w:eastAsiaTheme="minorAscii" w:cstheme="minorAscii"/>
          <w:lang w:val="en-GB"/>
        </w:rPr>
        <w:t xml:space="preserve">- </w:t>
      </w:r>
      <w:r w:rsidRPr="7449E066" w:rsidR="61ACF579">
        <w:rPr>
          <w:rFonts w:ascii="Arial" w:hAnsi="Arial" w:eastAsia="Arial" w:cs="Arial" w:asciiTheme="minorAscii" w:hAnsiTheme="minorAscii" w:eastAsiaTheme="minorAscii" w:cstheme="minorAscii"/>
          <w:lang w:val="en-US"/>
        </w:rPr>
        <w:t>Ask the students to work in pairs or small groups on the following tasks:</w:t>
      </w:r>
    </w:p>
    <w:p w:rsidR="34868811" w:rsidP="7449E066" w:rsidRDefault="34868811" w14:paraId="03A410D7" w14:textId="1BC35D7E">
      <w:pPr>
        <w:jc w:val="both"/>
        <w:rPr>
          <w:rFonts w:ascii="Arial" w:hAnsi="Arial" w:eastAsia="Arial" w:cs="Arial" w:asciiTheme="minorAscii" w:hAnsiTheme="minorAscii" w:eastAsiaTheme="minorAscii" w:cstheme="minorAscii"/>
          <w:lang w:val="en-GB"/>
        </w:rPr>
      </w:pPr>
    </w:p>
    <w:p w:rsidR="34868811" w:rsidP="7449E066" w:rsidRDefault="02457231" w14:paraId="3AD4FD1E" w14:textId="58B9359C">
      <w:pPr>
        <w:jc w:val="both"/>
        <w:rPr>
          <w:rFonts w:ascii="Arial" w:hAnsi="Arial" w:eastAsia="Arial" w:cs="Arial" w:asciiTheme="minorAscii" w:hAnsiTheme="minorAscii" w:eastAsiaTheme="minorAscii" w:cstheme="minorAscii"/>
          <w:lang w:val="en-GB"/>
        </w:rPr>
      </w:pPr>
      <w:r w:rsidRPr="7449E066" w:rsidR="7ED177D6">
        <w:rPr>
          <w:rFonts w:ascii="Arial" w:hAnsi="Arial" w:eastAsia="Arial" w:cs="Arial" w:asciiTheme="minorAscii" w:hAnsiTheme="minorAscii" w:eastAsiaTheme="minorAscii" w:cstheme="minorAscii"/>
          <w:lang w:val="en-GB"/>
        </w:rPr>
        <w:t>R</w:t>
      </w:r>
      <w:r w:rsidRPr="7449E066" w:rsidR="13C3F614">
        <w:rPr>
          <w:rFonts w:ascii="Arial" w:hAnsi="Arial" w:eastAsia="Arial" w:cs="Arial" w:asciiTheme="minorAscii" w:hAnsiTheme="minorAscii" w:eastAsiaTheme="minorAscii" w:cstheme="minorAscii"/>
          <w:lang w:val="en-GB"/>
        </w:rPr>
        <w:t>e-write the scenario</w:t>
      </w:r>
      <w:r w:rsidRPr="7449E066" w:rsidR="4F741214">
        <w:rPr>
          <w:rFonts w:ascii="Arial" w:hAnsi="Arial" w:eastAsia="Arial" w:cs="Arial" w:asciiTheme="minorAscii" w:hAnsiTheme="minorAscii" w:eastAsiaTheme="minorAscii" w:cstheme="minorAscii"/>
          <w:lang w:val="en-GB"/>
        </w:rPr>
        <w:t xml:space="preserve"> considering the following questions: </w:t>
      </w:r>
    </w:p>
    <w:p w:rsidR="34868811" w:rsidP="7449E066" w:rsidRDefault="4B4F3C5F" w14:paraId="5D89601B" w14:textId="37E222A9">
      <w:pPr>
        <w:pStyle w:val="ListParagraph"/>
        <w:numPr>
          <w:ilvl w:val="0"/>
          <w:numId w:val="24"/>
        </w:numPr>
        <w:jc w:val="both"/>
        <w:rPr>
          <w:rFonts w:ascii="Arial" w:hAnsi="Arial" w:eastAsia="Arial" w:cs="Arial" w:asciiTheme="minorAscii" w:hAnsiTheme="minorAscii" w:eastAsiaTheme="minorAscii" w:cstheme="minorAscii"/>
          <w:lang w:val="en-GB"/>
        </w:rPr>
      </w:pPr>
      <w:r w:rsidRPr="7449E066" w:rsidR="13C3F614">
        <w:rPr>
          <w:rFonts w:ascii="Arial" w:hAnsi="Arial" w:eastAsia="Arial" w:cs="Arial" w:asciiTheme="minorAscii" w:hAnsiTheme="minorAscii" w:eastAsiaTheme="minorAscii" w:cstheme="minorAscii"/>
          <w:lang w:val="en-GB"/>
        </w:rPr>
        <w:t>What</w:t>
      </w:r>
      <w:r w:rsidRPr="7449E066" w:rsidR="2A1B9FD3">
        <w:rPr>
          <w:rFonts w:ascii="Arial" w:hAnsi="Arial" w:eastAsia="Arial" w:cs="Arial" w:asciiTheme="minorAscii" w:hAnsiTheme="minorAscii" w:eastAsiaTheme="minorAscii" w:cstheme="minorAscii"/>
          <w:lang w:val="en-GB"/>
        </w:rPr>
        <w:t xml:space="preserve"> </w:t>
      </w:r>
      <w:r w:rsidRPr="7449E066" w:rsidR="4AA4B7AB">
        <w:rPr>
          <w:rFonts w:ascii="Arial" w:hAnsi="Arial" w:eastAsia="Arial" w:cs="Arial" w:asciiTheme="minorAscii" w:hAnsiTheme="minorAscii" w:eastAsiaTheme="minorAscii" w:cstheme="minorAscii"/>
          <w:lang w:val="en-GB"/>
        </w:rPr>
        <w:t xml:space="preserve">could </w:t>
      </w:r>
      <w:r w:rsidRPr="7449E066" w:rsidR="3021AAC2">
        <w:rPr>
          <w:rFonts w:ascii="Arial" w:hAnsi="Arial" w:eastAsia="Arial" w:cs="Arial" w:asciiTheme="minorAscii" w:hAnsiTheme="minorAscii" w:eastAsiaTheme="minorAscii" w:cstheme="minorAscii"/>
          <w:lang w:val="en-GB"/>
        </w:rPr>
        <w:t>Tom have said</w:t>
      </w:r>
      <w:r w:rsidRPr="7449E066" w:rsidR="75303E5A">
        <w:rPr>
          <w:rFonts w:ascii="Arial" w:hAnsi="Arial" w:eastAsia="Arial" w:cs="Arial" w:asciiTheme="minorAscii" w:hAnsiTheme="minorAscii" w:eastAsiaTheme="minorAscii" w:cstheme="minorAscii"/>
          <w:lang w:val="en-GB"/>
        </w:rPr>
        <w:t xml:space="preserve"> in the chat about the advertised game</w:t>
      </w:r>
      <w:r w:rsidRPr="7449E066" w:rsidR="0AEEB382">
        <w:rPr>
          <w:rFonts w:ascii="Arial" w:hAnsi="Arial" w:eastAsia="Arial" w:cs="Arial" w:asciiTheme="minorAscii" w:hAnsiTheme="minorAscii" w:eastAsiaTheme="minorAscii" w:cstheme="minorAscii"/>
          <w:lang w:val="en-GB"/>
        </w:rPr>
        <w:t>?</w:t>
      </w:r>
      <w:r w:rsidRPr="7449E066" w:rsidR="43FBFF7D">
        <w:rPr>
          <w:rFonts w:ascii="Arial" w:hAnsi="Arial" w:eastAsia="Arial" w:cs="Arial" w:asciiTheme="minorAscii" w:hAnsiTheme="minorAscii" w:eastAsiaTheme="minorAscii" w:cstheme="minorAscii"/>
          <w:lang w:val="en-GB"/>
        </w:rPr>
        <w:t xml:space="preserve"> </w:t>
      </w:r>
    </w:p>
    <w:p w:rsidR="34868811" w:rsidP="7449E066" w:rsidRDefault="5A3C6098" w14:paraId="48FCDDAC" w14:textId="779A7F63">
      <w:pPr>
        <w:pStyle w:val="ListParagraph"/>
        <w:numPr>
          <w:ilvl w:val="0"/>
          <w:numId w:val="24"/>
        </w:numPr>
        <w:jc w:val="both"/>
        <w:rPr>
          <w:rFonts w:ascii="Arial" w:hAnsi="Arial" w:eastAsia="Arial" w:cs="Arial" w:asciiTheme="minorAscii" w:hAnsiTheme="minorAscii" w:eastAsiaTheme="minorAscii" w:cstheme="minorAscii"/>
          <w:lang w:val="en-GB"/>
        </w:rPr>
      </w:pPr>
      <w:r w:rsidRPr="7449E066" w:rsidR="43FBFF7D">
        <w:rPr>
          <w:rFonts w:ascii="Arial" w:hAnsi="Arial" w:eastAsia="Arial" w:cs="Arial" w:asciiTheme="minorAscii" w:hAnsiTheme="minorAscii" w:eastAsiaTheme="minorAscii" w:cstheme="minorAscii"/>
          <w:lang w:val="en-GB"/>
        </w:rPr>
        <w:t>What could he have done differently?</w:t>
      </w:r>
    </w:p>
    <w:p w:rsidR="3373BFF8" w:rsidP="7449E066" w:rsidRDefault="3373BFF8" w14:paraId="2F36FF82" w14:textId="57E2D23F">
      <w:pPr>
        <w:jc w:val="both"/>
        <w:rPr>
          <w:rFonts w:ascii="Arial" w:hAnsi="Arial" w:eastAsia="Arial" w:cs="Arial" w:asciiTheme="minorAscii" w:hAnsiTheme="minorAscii" w:eastAsiaTheme="minorAscii" w:cstheme="minorAscii"/>
          <w:lang w:val="en-GB"/>
        </w:rPr>
      </w:pPr>
    </w:p>
    <w:p w:rsidR="34868811" w:rsidP="7449E066" w:rsidRDefault="34868811" w14:paraId="0D0F93F4" w14:textId="569F46F7">
      <w:pPr>
        <w:jc w:val="both"/>
        <w:rPr>
          <w:rFonts w:ascii="Arial" w:hAnsi="Arial" w:eastAsia="Arial" w:cs="Arial" w:asciiTheme="minorAscii" w:hAnsiTheme="minorAscii" w:eastAsiaTheme="minorAscii" w:cstheme="minorAscii"/>
          <w:lang w:val="en-GB"/>
        </w:rPr>
      </w:pPr>
      <w:r w:rsidRPr="7449E066" w:rsidR="3021AAC2">
        <w:rPr>
          <w:rFonts w:ascii="Arial" w:hAnsi="Arial" w:eastAsia="Arial" w:cs="Arial" w:asciiTheme="minorAscii" w:hAnsiTheme="minorAscii" w:eastAsiaTheme="minorAscii" w:cstheme="minorAscii"/>
          <w:lang w:val="en-GB"/>
        </w:rPr>
        <w:t xml:space="preserve">Ask </w:t>
      </w:r>
      <w:r w:rsidRPr="7449E066" w:rsidR="3D14C65A">
        <w:rPr>
          <w:rFonts w:ascii="Arial" w:hAnsi="Arial" w:eastAsia="Arial" w:cs="Arial" w:asciiTheme="minorAscii" w:hAnsiTheme="minorAscii" w:eastAsiaTheme="minorAscii" w:cstheme="minorAscii"/>
          <w:lang w:val="en-GB"/>
        </w:rPr>
        <w:t>one</w:t>
      </w:r>
      <w:r w:rsidRPr="7449E066" w:rsidR="3021AAC2">
        <w:rPr>
          <w:rFonts w:ascii="Arial" w:hAnsi="Arial" w:eastAsia="Arial" w:cs="Arial" w:asciiTheme="minorAscii" w:hAnsiTheme="minorAscii" w:eastAsiaTheme="minorAscii" w:cstheme="minorAscii"/>
          <w:lang w:val="en-GB"/>
        </w:rPr>
        <w:t xml:space="preserve"> representative</w:t>
      </w:r>
      <w:r w:rsidRPr="7449E066" w:rsidR="52FAEF64">
        <w:rPr>
          <w:rFonts w:ascii="Arial" w:hAnsi="Arial" w:eastAsia="Arial" w:cs="Arial" w:asciiTheme="minorAscii" w:hAnsiTheme="minorAscii" w:eastAsiaTheme="minorAscii" w:cstheme="minorAscii"/>
          <w:lang w:val="en-GB"/>
        </w:rPr>
        <w:t xml:space="preserve"> from each group</w:t>
      </w:r>
      <w:r w:rsidRPr="7449E066" w:rsidR="12D6FB17">
        <w:rPr>
          <w:rFonts w:ascii="Arial" w:hAnsi="Arial" w:eastAsia="Arial" w:cs="Arial" w:asciiTheme="minorAscii" w:hAnsiTheme="minorAscii" w:eastAsiaTheme="minorAscii" w:cstheme="minorAscii"/>
          <w:lang w:val="en-GB"/>
        </w:rPr>
        <w:t xml:space="preserve"> </w:t>
      </w:r>
      <w:r w:rsidRPr="7449E066" w:rsidR="3021AAC2">
        <w:rPr>
          <w:rFonts w:ascii="Arial" w:hAnsi="Arial" w:eastAsia="Arial" w:cs="Arial" w:asciiTheme="minorAscii" w:hAnsiTheme="minorAscii" w:eastAsiaTheme="minorAscii" w:cstheme="minorAscii"/>
          <w:lang w:val="en-GB"/>
        </w:rPr>
        <w:t xml:space="preserve">to play/read the </w:t>
      </w:r>
      <w:r w:rsidRPr="7449E066" w:rsidR="7D92BF87">
        <w:rPr>
          <w:rFonts w:ascii="Arial" w:hAnsi="Arial" w:eastAsia="Arial" w:cs="Arial" w:asciiTheme="minorAscii" w:hAnsiTheme="minorAscii" w:eastAsiaTheme="minorAscii" w:cstheme="minorAscii"/>
          <w:lang w:val="en-GB"/>
        </w:rPr>
        <w:t xml:space="preserve">new </w:t>
      </w:r>
      <w:r w:rsidRPr="7449E066" w:rsidR="3021AAC2">
        <w:rPr>
          <w:rFonts w:ascii="Arial" w:hAnsi="Arial" w:eastAsia="Arial" w:cs="Arial" w:asciiTheme="minorAscii" w:hAnsiTheme="minorAscii" w:eastAsiaTheme="minorAscii" w:cstheme="minorAscii"/>
          <w:lang w:val="en-GB"/>
        </w:rPr>
        <w:t xml:space="preserve">dialogue for the </w:t>
      </w:r>
      <w:r w:rsidRPr="7449E066" w:rsidR="04FC1BA0">
        <w:rPr>
          <w:rFonts w:ascii="Arial" w:hAnsi="Arial" w:eastAsia="Arial" w:cs="Arial" w:asciiTheme="minorAscii" w:hAnsiTheme="minorAscii" w:eastAsiaTheme="minorAscii" w:cstheme="minorAscii"/>
          <w:lang w:val="en-GB"/>
        </w:rPr>
        <w:t xml:space="preserve">whole </w:t>
      </w:r>
      <w:r w:rsidRPr="7449E066" w:rsidR="3021AAC2">
        <w:rPr>
          <w:rFonts w:ascii="Arial" w:hAnsi="Arial" w:eastAsia="Arial" w:cs="Arial" w:asciiTheme="minorAscii" w:hAnsiTheme="minorAscii" w:eastAsiaTheme="minorAscii" w:cstheme="minorAscii"/>
          <w:lang w:val="en-GB"/>
        </w:rPr>
        <w:t>class.</w:t>
      </w:r>
    </w:p>
    <w:p w:rsidR="3373BFF8" w:rsidP="7449E066" w:rsidRDefault="3373BFF8" w14:paraId="360303A9" w14:textId="598A5F01">
      <w:pPr>
        <w:jc w:val="both"/>
        <w:rPr>
          <w:rFonts w:ascii="Arial" w:hAnsi="Arial" w:eastAsia="Arial" w:cs="Arial" w:asciiTheme="minorAscii" w:hAnsiTheme="minorAscii" w:eastAsiaTheme="minorAscii" w:cstheme="minorAscii"/>
          <w:lang w:val="en-GB"/>
        </w:rPr>
      </w:pPr>
    </w:p>
    <w:p w:rsidR="34868811" w:rsidP="7449E066" w:rsidRDefault="34868811" w14:paraId="1BFEA92E" w14:textId="5C665E85">
      <w:pPr>
        <w:jc w:val="both"/>
        <w:rPr>
          <w:rFonts w:ascii="Arial" w:hAnsi="Arial" w:eastAsia="Arial" w:cs="Arial" w:asciiTheme="minorAscii" w:hAnsiTheme="minorAscii" w:eastAsiaTheme="minorAscii" w:cstheme="minorAscii"/>
          <w:lang w:val="en-GB"/>
        </w:rPr>
      </w:pPr>
      <w:r w:rsidRPr="7449E066" w:rsidR="3021AAC2">
        <w:rPr>
          <w:rFonts w:ascii="Arial" w:hAnsi="Arial" w:eastAsia="Arial" w:cs="Arial" w:asciiTheme="minorAscii" w:hAnsiTheme="minorAscii" w:eastAsiaTheme="minorAscii" w:cstheme="minorAscii"/>
          <w:b w:val="1"/>
          <w:bCs w:val="1"/>
          <w:lang w:val="en-GB"/>
        </w:rPr>
        <w:t>Hint 1:</w:t>
      </w:r>
      <w:r w:rsidRPr="7449E066" w:rsidR="3021AAC2">
        <w:rPr>
          <w:rFonts w:ascii="Arial" w:hAnsi="Arial" w:eastAsia="Arial" w:cs="Arial" w:asciiTheme="minorAscii" w:hAnsiTheme="minorAscii" w:eastAsiaTheme="minorAscii" w:cstheme="minorAscii"/>
          <w:lang w:val="en-GB"/>
        </w:rPr>
        <w:t xml:space="preserve"> </w:t>
      </w:r>
      <w:r w:rsidRPr="7449E066" w:rsidR="44F4A46B">
        <w:rPr>
          <w:rFonts w:ascii="Arial" w:hAnsi="Arial" w:eastAsia="Arial" w:cs="Arial" w:asciiTheme="minorAscii" w:hAnsiTheme="minorAscii" w:eastAsiaTheme="minorAscii" w:cstheme="minorAscii"/>
          <w:lang w:val="en-GB"/>
        </w:rPr>
        <w:t>Whilst the new dialogue is being read, e</w:t>
      </w:r>
      <w:r w:rsidRPr="7449E066" w:rsidR="3021AAC2">
        <w:rPr>
          <w:rFonts w:ascii="Arial" w:hAnsi="Arial" w:eastAsia="Arial" w:cs="Arial" w:asciiTheme="minorAscii" w:hAnsiTheme="minorAscii" w:eastAsiaTheme="minorAscii" w:cstheme="minorAscii"/>
          <w:lang w:val="en-GB"/>
        </w:rPr>
        <w:t xml:space="preserve">ncourage </w:t>
      </w:r>
      <w:r w:rsidRPr="7449E066" w:rsidR="14222A7F">
        <w:rPr>
          <w:rFonts w:ascii="Arial" w:hAnsi="Arial" w:eastAsia="Arial" w:cs="Arial" w:asciiTheme="minorAscii" w:hAnsiTheme="minorAscii" w:eastAsiaTheme="minorAscii" w:cstheme="minorAscii"/>
          <w:lang w:val="en-GB"/>
        </w:rPr>
        <w:t xml:space="preserve">other </w:t>
      </w:r>
      <w:r w:rsidRPr="7449E066" w:rsidR="3021AAC2">
        <w:rPr>
          <w:rFonts w:ascii="Arial" w:hAnsi="Arial" w:eastAsia="Arial" w:cs="Arial" w:asciiTheme="minorAscii" w:hAnsiTheme="minorAscii" w:eastAsiaTheme="minorAscii" w:cstheme="minorAscii"/>
          <w:lang w:val="en-GB"/>
        </w:rPr>
        <w:t xml:space="preserve">students to </w:t>
      </w:r>
      <w:r w:rsidRPr="7449E066" w:rsidR="4DA56B51">
        <w:rPr>
          <w:rFonts w:ascii="Arial" w:hAnsi="Arial" w:eastAsia="Arial" w:cs="Arial" w:asciiTheme="minorAscii" w:hAnsiTheme="minorAscii" w:eastAsiaTheme="minorAscii" w:cstheme="minorAscii"/>
          <w:lang w:val="en-GB"/>
        </w:rPr>
        <w:t>play the</w:t>
      </w:r>
      <w:r w:rsidRPr="7449E066" w:rsidR="3021AAC2">
        <w:rPr>
          <w:rFonts w:ascii="Arial" w:hAnsi="Arial" w:eastAsia="Arial" w:cs="Arial" w:asciiTheme="minorAscii" w:hAnsiTheme="minorAscii" w:eastAsiaTheme="minorAscii" w:cstheme="minorAscii"/>
          <w:lang w:val="en-GB"/>
        </w:rPr>
        <w:t xml:space="preserve"> role of the “background voice” that comments </w:t>
      </w:r>
      <w:r w:rsidRPr="7449E066" w:rsidR="47DE672D">
        <w:rPr>
          <w:rFonts w:ascii="Arial" w:hAnsi="Arial" w:eastAsia="Arial" w:cs="Arial" w:asciiTheme="minorAscii" w:hAnsiTheme="minorAscii" w:eastAsiaTheme="minorAscii" w:cstheme="minorAscii"/>
          <w:lang w:val="en-GB"/>
        </w:rPr>
        <w:t xml:space="preserve">on </w:t>
      </w:r>
      <w:r w:rsidRPr="7449E066" w:rsidR="3021AAC2">
        <w:rPr>
          <w:rFonts w:ascii="Arial" w:hAnsi="Arial" w:eastAsia="Arial" w:cs="Arial" w:asciiTheme="minorAscii" w:hAnsiTheme="minorAscii" w:eastAsiaTheme="minorAscii" w:cstheme="minorAscii"/>
          <w:lang w:val="en-GB"/>
        </w:rPr>
        <w:t xml:space="preserve">the emotions, feeling, etc. </w:t>
      </w:r>
      <w:r w:rsidRPr="7449E066" w:rsidR="62833D82">
        <w:rPr>
          <w:rFonts w:ascii="Arial" w:hAnsi="Arial" w:eastAsia="Arial" w:cs="Arial" w:asciiTheme="minorAscii" w:hAnsiTheme="minorAscii" w:eastAsiaTheme="minorAscii" w:cstheme="minorAscii"/>
          <w:lang w:val="en-GB"/>
        </w:rPr>
        <w:t>o</w:t>
      </w:r>
      <w:r w:rsidRPr="7449E066" w:rsidR="3021AAC2">
        <w:rPr>
          <w:rFonts w:ascii="Arial" w:hAnsi="Arial" w:eastAsia="Arial" w:cs="Arial" w:asciiTheme="minorAscii" w:hAnsiTheme="minorAscii" w:eastAsiaTheme="minorAscii" w:cstheme="minorAscii"/>
          <w:lang w:val="en-GB"/>
        </w:rPr>
        <w:t>f the characters</w:t>
      </w:r>
      <w:r w:rsidRPr="7449E066" w:rsidR="1F1C1568">
        <w:rPr>
          <w:rFonts w:ascii="Arial" w:hAnsi="Arial" w:eastAsia="Arial" w:cs="Arial" w:asciiTheme="minorAscii" w:hAnsiTheme="minorAscii" w:eastAsiaTheme="minorAscii" w:cstheme="minorAscii"/>
          <w:lang w:val="en-GB"/>
        </w:rPr>
        <w:t xml:space="preserve"> in the scenario</w:t>
      </w:r>
      <w:r w:rsidRPr="7449E066" w:rsidR="3021AAC2">
        <w:rPr>
          <w:rFonts w:ascii="Arial" w:hAnsi="Arial" w:eastAsia="Arial" w:cs="Arial" w:asciiTheme="minorAscii" w:hAnsiTheme="minorAscii" w:eastAsiaTheme="minorAscii" w:cstheme="minorAscii"/>
          <w:lang w:val="en-GB"/>
        </w:rPr>
        <w:t>.</w:t>
      </w:r>
    </w:p>
    <w:p w:rsidR="65F411C7" w:rsidP="7449E066" w:rsidRDefault="65F411C7" w14:paraId="366136C7" w14:textId="2515B766">
      <w:pPr>
        <w:jc w:val="both"/>
        <w:rPr>
          <w:rFonts w:ascii="Arial" w:hAnsi="Arial" w:eastAsia="Arial" w:cs="Arial" w:asciiTheme="minorAscii" w:hAnsiTheme="minorAscii" w:eastAsiaTheme="minorAscii" w:cstheme="minorAscii"/>
          <w:highlight w:val="cyan"/>
          <w:lang w:val="en-GB"/>
        </w:rPr>
      </w:pPr>
    </w:p>
    <w:p w:rsidR="65F411C7" w:rsidP="7449E066" w:rsidRDefault="1701ACC9" w14:paraId="7C990D5D" w14:textId="573C5F52">
      <w:pPr>
        <w:pStyle w:val="Normal"/>
        <w:jc w:val="both"/>
        <w:rPr>
          <w:rFonts w:ascii="Arial" w:hAnsi="Arial" w:eastAsia="Arial" w:cs="Arial" w:asciiTheme="minorAscii" w:hAnsiTheme="minorAscii" w:eastAsiaTheme="minorAscii" w:cstheme="minorAscii"/>
          <w:color w:val="000000" w:themeColor="text2"/>
          <w:highlight w:val="cyan"/>
          <w:lang w:val="en-GB"/>
        </w:rPr>
      </w:pPr>
      <w:r w:rsidRPr="7449E066" w:rsidR="7EAD4748">
        <w:rPr>
          <w:rFonts w:ascii="Arial" w:hAnsi="Arial" w:eastAsia="Arial" w:cs="Arial" w:asciiTheme="minorAscii" w:hAnsiTheme="minorAscii" w:eastAsiaTheme="minorAscii" w:cstheme="minorAscii"/>
          <w:b w:val="1"/>
          <w:bCs w:val="1"/>
          <w:lang w:val="en-US"/>
        </w:rPr>
        <w:t>Task D: Activity</w:t>
      </w:r>
      <w:r w:rsidRPr="7449E066" w:rsidR="7EAD4748">
        <w:rPr>
          <w:rFonts w:ascii="Arial" w:hAnsi="Arial" w:eastAsia="Arial" w:cs="Arial" w:asciiTheme="minorAscii" w:hAnsiTheme="minorAscii" w:eastAsiaTheme="minorAscii" w:cstheme="minorAscii"/>
          <w:lang w:val="en-US"/>
        </w:rPr>
        <w:t xml:space="preserve"> </w:t>
      </w:r>
      <w:r w:rsidRPr="7449E066" w:rsidR="7EAD4748">
        <w:rPr>
          <w:rFonts w:ascii="Arial" w:hAnsi="Arial" w:eastAsia="Arial" w:cs="Arial" w:asciiTheme="minorAscii" w:hAnsiTheme="minorAscii" w:eastAsiaTheme="minorAscii" w:cstheme="minorAscii"/>
          <w:color w:val="000000" w:themeColor="text2" w:themeTint="FF" w:themeShade="FF"/>
          <w:lang w:val="en-GB"/>
        </w:rPr>
        <w:t>(A, O, K, W)</w:t>
      </w:r>
      <w:r w:rsidRPr="7449E066" w:rsidR="7EAD4748">
        <w:rPr>
          <w:rFonts w:ascii="Arial" w:hAnsi="Arial" w:eastAsia="Arial" w:cs="Arial" w:asciiTheme="minorAscii" w:hAnsiTheme="minorAscii" w:eastAsiaTheme="minorAscii" w:cstheme="minorAscii"/>
          <w:lang w:val="en-US"/>
        </w:rPr>
        <w:t xml:space="preserve"> - </w:t>
      </w:r>
      <w:r w:rsidRPr="7449E066" w:rsidR="2E8E94B3">
        <w:rPr>
          <w:rFonts w:ascii="Arial" w:hAnsi="Arial" w:eastAsia="Arial" w:cs="Arial" w:asciiTheme="minorAscii" w:hAnsiTheme="minorAscii" w:eastAsiaTheme="minorAscii" w:cstheme="minorAscii"/>
          <w:lang w:val="en-US"/>
        </w:rPr>
        <w:t>Ask the students to write down on sticky notes (</w:t>
      </w:r>
      <w:r w:rsidRPr="7449E066" w:rsidR="69346299">
        <w:rPr>
          <w:rFonts w:ascii="Arial" w:hAnsi="Arial" w:eastAsia="Arial" w:cs="Arial" w:asciiTheme="minorAscii" w:hAnsiTheme="minorAscii" w:eastAsiaTheme="minorAscii" w:cstheme="minorAscii"/>
          <w:lang w:val="en-US"/>
        </w:rPr>
        <w:t>3</w:t>
      </w:r>
      <w:r w:rsidRPr="7449E066" w:rsidR="2E8E94B3">
        <w:rPr>
          <w:rFonts w:ascii="Arial" w:hAnsi="Arial" w:eastAsia="Arial" w:cs="Arial" w:asciiTheme="minorAscii" w:hAnsiTheme="minorAscii" w:eastAsiaTheme="minorAscii" w:cstheme="minorAscii"/>
          <w:lang w:val="en-US"/>
        </w:rPr>
        <w:t>-</w:t>
      </w:r>
      <w:r w:rsidRPr="7449E066" w:rsidR="4B64031D">
        <w:rPr>
          <w:rFonts w:ascii="Arial" w:hAnsi="Arial" w:eastAsia="Arial" w:cs="Arial" w:asciiTheme="minorAscii" w:hAnsiTheme="minorAscii" w:eastAsiaTheme="minorAscii" w:cstheme="minorAscii"/>
          <w:lang w:val="en-US"/>
        </w:rPr>
        <w:t>4</w:t>
      </w:r>
      <w:r w:rsidRPr="7449E066" w:rsidR="2E8E94B3">
        <w:rPr>
          <w:rFonts w:ascii="Arial" w:hAnsi="Arial" w:eastAsia="Arial" w:cs="Arial" w:asciiTheme="minorAscii" w:hAnsiTheme="minorAscii" w:eastAsiaTheme="minorAscii" w:cstheme="minorAscii"/>
          <w:lang w:val="en-US"/>
        </w:rPr>
        <w:t xml:space="preserve"> sticky notes) </w:t>
      </w:r>
      <w:r w:rsidRPr="7449E066" w:rsidR="7EAD4748">
        <w:rPr>
          <w:rFonts w:ascii="Arial" w:hAnsi="Arial" w:eastAsia="Arial" w:cs="Arial" w:asciiTheme="minorAscii" w:hAnsiTheme="minorAscii" w:eastAsiaTheme="minorAscii" w:cstheme="minorAscii"/>
          <w:lang w:val="en-US"/>
        </w:rPr>
        <w:t xml:space="preserve">their ideas about what types of </w:t>
      </w:r>
      <w:r w:rsidRPr="7449E066" w:rsidR="7EAD4748">
        <w:rPr>
          <w:rFonts w:ascii="Arial" w:hAnsi="Arial" w:eastAsia="Arial" w:cs="Arial" w:asciiTheme="minorAscii" w:hAnsiTheme="minorAscii" w:eastAsiaTheme="minorAscii" w:cstheme="minorAscii"/>
          <w:color w:val="000000" w:themeColor="text2" w:themeTint="FF" w:themeShade="FF"/>
          <w:lang w:val="en-GB"/>
        </w:rPr>
        <w:t xml:space="preserve">digital </w:t>
      </w:r>
      <w:r w:rsidRPr="7449E066" w:rsidR="75C9A477">
        <w:rPr>
          <w:rFonts w:ascii="Arial" w:hAnsi="Arial" w:eastAsia="Arial" w:cs="Arial" w:asciiTheme="minorAscii" w:hAnsiTheme="minorAscii" w:eastAsiaTheme="minorAscii" w:cstheme="minorAscii"/>
          <w:color w:val="000000" w:themeColor="text2" w:themeTint="FF" w:themeShade="FF"/>
          <w:lang w:val="en-GB"/>
        </w:rPr>
        <w:t xml:space="preserve">devices that they think can be infected (invaded) with malware (one for each </w:t>
      </w:r>
      <w:r w:rsidRPr="7449E066" w:rsidR="45003BE4">
        <w:rPr>
          <w:rFonts w:ascii="Arial" w:hAnsi="Arial" w:eastAsia="Arial" w:cs="Arial" w:asciiTheme="minorAscii" w:hAnsiTheme="minorAscii" w:eastAsiaTheme="minorAscii" w:cstheme="minorAscii"/>
          <w:lang w:val="en-US"/>
        </w:rPr>
        <w:t>sticky note</w:t>
      </w:r>
      <w:r w:rsidRPr="7449E066" w:rsidR="75C9A477">
        <w:rPr>
          <w:rFonts w:ascii="Arial" w:hAnsi="Arial" w:eastAsia="Arial" w:cs="Arial" w:asciiTheme="minorAscii" w:hAnsiTheme="minorAscii" w:eastAsiaTheme="minorAscii" w:cstheme="minorAscii"/>
          <w:color w:val="000000" w:themeColor="text2" w:themeTint="FF" w:themeShade="FF"/>
          <w:lang w:val="en-GB"/>
        </w:rPr>
        <w:t>).</w:t>
      </w:r>
      <w:r w:rsidRPr="7449E066" w:rsidR="75C9A477">
        <w:rPr>
          <w:rFonts w:ascii="Arial" w:hAnsi="Arial" w:eastAsia="Arial" w:cs="Arial" w:asciiTheme="minorAscii" w:hAnsiTheme="minorAscii" w:eastAsiaTheme="minorAscii" w:cstheme="minorAscii"/>
          <w:color w:val="000000" w:themeColor="text2" w:themeTint="FF" w:themeShade="FF"/>
          <w:lang w:val="en-GB"/>
        </w:rPr>
        <w:t xml:space="preserve"> </w:t>
      </w:r>
      <w:r w:rsidRPr="7449E066" w:rsidR="7EAD4748">
        <w:rPr>
          <w:rFonts w:ascii="Arial" w:hAnsi="Arial" w:eastAsia="Arial" w:cs="Arial" w:asciiTheme="minorAscii" w:hAnsiTheme="minorAscii" w:eastAsiaTheme="minorAscii" w:cstheme="minorAscii"/>
          <w:color w:val="000000" w:themeColor="text2" w:themeTint="FF" w:themeShade="FF"/>
          <w:lang w:val="en-GB"/>
        </w:rPr>
        <w:t xml:space="preserve"> </w:t>
      </w:r>
    </w:p>
    <w:p w:rsidR="65F411C7" w:rsidP="7449E066" w:rsidRDefault="65F411C7" w14:paraId="5DEBC504" w14:textId="1EAC3A7F">
      <w:pPr>
        <w:jc w:val="both"/>
        <w:rPr>
          <w:rFonts w:ascii="Arial" w:hAnsi="Arial" w:eastAsia="Arial" w:cs="Arial" w:asciiTheme="minorAscii" w:hAnsiTheme="minorAscii" w:eastAsiaTheme="minorAscii" w:cstheme="minorAscii"/>
          <w:color w:val="000000" w:themeColor="text2"/>
          <w:lang w:val="en-GB"/>
        </w:rPr>
      </w:pPr>
    </w:p>
    <w:p w:rsidR="65F411C7" w:rsidP="7449E066" w:rsidRDefault="1701ACC9" w14:paraId="7B23F7D1" w14:textId="1A49E566">
      <w:pPr>
        <w:jc w:val="both"/>
        <w:rPr>
          <w:rFonts w:ascii="Arial" w:hAnsi="Arial" w:eastAsia="Arial" w:cs="Arial" w:asciiTheme="minorAscii" w:hAnsiTheme="minorAscii" w:eastAsiaTheme="minorAscii" w:cstheme="minorAscii"/>
          <w:color w:val="000000" w:themeColor="text2"/>
          <w:lang w:val="en-GB"/>
        </w:rPr>
      </w:pPr>
      <w:r w:rsidRPr="7449E066" w:rsidR="7EAD4748">
        <w:rPr>
          <w:rFonts w:ascii="Arial" w:hAnsi="Arial" w:eastAsia="Arial" w:cs="Arial" w:asciiTheme="minorAscii" w:hAnsiTheme="minorAscii" w:eastAsiaTheme="minorAscii" w:cstheme="minorAscii"/>
          <w:b w:val="1"/>
          <w:bCs w:val="1"/>
          <w:color w:val="000000" w:themeColor="text2" w:themeTint="FF" w:themeShade="FF"/>
          <w:lang w:val="en-GB"/>
        </w:rPr>
        <w:t xml:space="preserve">Hint: </w:t>
      </w:r>
      <w:r w:rsidRPr="7449E066" w:rsidR="7EAD4748">
        <w:rPr>
          <w:rFonts w:ascii="Arial" w:hAnsi="Arial" w:eastAsia="Arial" w:cs="Arial" w:asciiTheme="minorAscii" w:hAnsiTheme="minorAscii" w:eastAsiaTheme="minorAscii" w:cstheme="minorAscii"/>
          <w:color w:val="000000" w:themeColor="text2" w:themeTint="FF" w:themeShade="FF"/>
          <w:lang w:val="en-GB"/>
        </w:rPr>
        <w:t>For example, their own devices, such as phones, gaming stations, personal laptops and so on.</w:t>
      </w:r>
    </w:p>
    <w:p w:rsidR="65F411C7" w:rsidP="7449E066" w:rsidRDefault="65F411C7" w14:paraId="2BF00FBE" w14:textId="57205E23">
      <w:pPr>
        <w:jc w:val="both"/>
        <w:rPr>
          <w:rFonts w:ascii="Arial" w:hAnsi="Arial" w:eastAsia="Arial" w:cs="Arial" w:asciiTheme="minorAscii" w:hAnsiTheme="minorAscii" w:eastAsiaTheme="minorAscii" w:cstheme="minorAscii"/>
          <w:color w:val="000000" w:themeColor="text2"/>
          <w:lang w:val="en-GB"/>
        </w:rPr>
      </w:pPr>
    </w:p>
    <w:p w:rsidR="65F411C7" w:rsidP="7449E066" w:rsidRDefault="72DE9361" w14:paraId="170C4B0E" w14:textId="52637A81">
      <w:pPr>
        <w:jc w:val="both"/>
        <w:rPr>
          <w:rFonts w:ascii="Arial" w:hAnsi="Arial" w:eastAsia="Arial" w:cs="Arial" w:asciiTheme="minorAscii" w:hAnsiTheme="minorAscii" w:eastAsiaTheme="minorAscii" w:cstheme="minorAscii"/>
          <w:color w:val="000000" w:themeColor="text2"/>
          <w:highlight w:val="green"/>
          <w:lang w:val="en-GB"/>
        </w:rPr>
      </w:pPr>
      <w:r w:rsidRPr="7449E066" w:rsidR="1D56B6F9">
        <w:rPr>
          <w:rFonts w:ascii="Arial" w:hAnsi="Arial" w:eastAsia="Arial" w:cs="Arial" w:asciiTheme="minorAscii" w:hAnsiTheme="minorAscii" w:eastAsiaTheme="minorAscii" w:cstheme="minorAscii"/>
          <w:color w:val="000000" w:themeColor="text2" w:themeTint="FF" w:themeShade="FF"/>
          <w:lang w:val="en-GB"/>
        </w:rPr>
        <w:t>Prepare the whiteboard or smartboard by making several columns so that each column could be used for a specific group of devices.</w:t>
      </w:r>
    </w:p>
    <w:p w:rsidR="65F411C7" w:rsidP="7449E066" w:rsidRDefault="65F411C7" w14:paraId="7BE4F219" w14:textId="775BF779">
      <w:pPr>
        <w:jc w:val="both"/>
        <w:rPr>
          <w:rFonts w:ascii="Arial" w:hAnsi="Arial" w:eastAsia="Arial" w:cs="Arial" w:asciiTheme="minorAscii" w:hAnsiTheme="minorAscii" w:eastAsiaTheme="minorAscii" w:cstheme="minorAscii"/>
          <w:color w:val="000000" w:themeColor="text2"/>
          <w:lang w:val="en-GB"/>
        </w:rPr>
      </w:pPr>
    </w:p>
    <w:p w:rsidR="65F411C7" w:rsidP="7449E066" w:rsidRDefault="1701ACC9" w14:paraId="4A213888" w14:textId="74A2FB55">
      <w:pPr>
        <w:pStyle w:val="Normal"/>
        <w:jc w:val="both"/>
        <w:rPr>
          <w:rFonts w:ascii="Arial" w:hAnsi="Arial" w:eastAsia="Arial" w:cs="Arial" w:asciiTheme="minorAscii" w:hAnsiTheme="minorAscii" w:eastAsiaTheme="minorAscii" w:cstheme="minorAscii"/>
          <w:color w:val="000000" w:themeColor="text2"/>
          <w:lang w:val="en-GB"/>
        </w:rPr>
      </w:pPr>
      <w:r w:rsidRPr="7449E066" w:rsidR="7EAD4748">
        <w:rPr>
          <w:rFonts w:ascii="Arial" w:hAnsi="Arial" w:eastAsia="Arial" w:cs="Arial" w:asciiTheme="minorAscii" w:hAnsiTheme="minorAscii" w:eastAsiaTheme="minorAscii" w:cstheme="minorAscii"/>
          <w:color w:val="000000" w:themeColor="text2" w:themeTint="FF" w:themeShade="FF"/>
          <w:lang w:val="en-GB"/>
        </w:rPr>
        <w:t xml:space="preserve">Ask the students to place their </w:t>
      </w:r>
      <w:r w:rsidRPr="7449E066" w:rsidR="534E1F12">
        <w:rPr>
          <w:rFonts w:ascii="Arial" w:hAnsi="Arial" w:eastAsia="Arial" w:cs="Arial" w:asciiTheme="minorAscii" w:hAnsiTheme="minorAscii" w:eastAsiaTheme="minorAscii" w:cstheme="minorAscii"/>
          <w:lang w:val="en-US"/>
        </w:rPr>
        <w:t xml:space="preserve">sticky </w:t>
      </w:r>
      <w:r w:rsidRPr="7449E066" w:rsidR="7EAD4748">
        <w:rPr>
          <w:rFonts w:ascii="Arial" w:hAnsi="Arial" w:eastAsia="Arial" w:cs="Arial" w:asciiTheme="minorAscii" w:hAnsiTheme="minorAscii" w:eastAsiaTheme="minorAscii" w:cstheme="minorAscii"/>
          <w:color w:val="000000" w:themeColor="text2" w:themeTint="FF" w:themeShade="FF"/>
          <w:lang w:val="en-GB"/>
        </w:rPr>
        <w:t xml:space="preserve">notes on the whiteboard at the front of the class. They should group these so that similar devices are together. </w:t>
      </w:r>
      <w:r w:rsidRPr="7449E066" w:rsidR="321360FB">
        <w:rPr>
          <w:rFonts w:ascii="Arial" w:hAnsi="Arial" w:eastAsia="Arial" w:cs="Arial" w:asciiTheme="minorAscii" w:hAnsiTheme="minorAscii" w:eastAsiaTheme="minorAscii" w:cstheme="minorAscii"/>
          <w:color w:val="000000" w:themeColor="text2" w:themeTint="FF" w:themeShade="FF"/>
          <w:lang w:val="en-GB"/>
        </w:rPr>
        <w:t xml:space="preserve">If they find already available groups on the board, they just add devices into the </w:t>
      </w:r>
      <w:r w:rsidRPr="7449E066" w:rsidR="321360FB">
        <w:rPr>
          <w:rFonts w:ascii="Arial" w:hAnsi="Arial" w:eastAsia="Arial" w:cs="Arial" w:asciiTheme="minorAscii" w:hAnsiTheme="minorAscii" w:eastAsiaTheme="minorAscii" w:cstheme="minorAscii"/>
          <w:color w:val="000000" w:themeColor="text2" w:themeTint="FF" w:themeShade="FF"/>
          <w:lang w:val="en-GB"/>
        </w:rPr>
        <w:t>particular groups</w:t>
      </w:r>
      <w:r w:rsidRPr="7449E066" w:rsidR="321360FB">
        <w:rPr>
          <w:rFonts w:ascii="Arial" w:hAnsi="Arial" w:eastAsia="Arial" w:cs="Arial" w:asciiTheme="minorAscii" w:hAnsiTheme="minorAscii" w:eastAsiaTheme="minorAscii" w:cstheme="minorAscii"/>
          <w:color w:val="000000" w:themeColor="text2" w:themeTint="FF" w:themeShade="FF"/>
          <w:lang w:val="en-GB"/>
        </w:rPr>
        <w:t>. If some device does not fit in any already defined group, a new group (column) could be used</w:t>
      </w:r>
      <w:r w:rsidRPr="7449E066" w:rsidR="0FFB1D87">
        <w:rPr>
          <w:rFonts w:ascii="Arial" w:hAnsi="Arial" w:eastAsia="Arial" w:cs="Arial" w:asciiTheme="minorAscii" w:hAnsiTheme="minorAscii" w:eastAsiaTheme="minorAscii" w:cstheme="minorAscii"/>
          <w:color w:val="000000" w:themeColor="text2" w:themeTint="FF" w:themeShade="FF"/>
          <w:lang w:val="en-GB"/>
        </w:rPr>
        <w:t>/created</w:t>
      </w:r>
      <w:r w:rsidRPr="7449E066" w:rsidR="321360FB">
        <w:rPr>
          <w:rFonts w:ascii="Arial" w:hAnsi="Arial" w:eastAsia="Arial" w:cs="Arial" w:asciiTheme="minorAscii" w:hAnsiTheme="minorAscii" w:eastAsiaTheme="minorAscii" w:cstheme="minorAscii"/>
          <w:color w:val="000000" w:themeColor="text2" w:themeTint="FF" w:themeShade="FF"/>
          <w:lang w:val="en-GB"/>
        </w:rPr>
        <w:t xml:space="preserve"> to add it. When a new group is used, the preliminary title should be written down and updated later if needed.</w:t>
      </w:r>
      <w:r w:rsidRPr="7449E066" w:rsidR="65219950">
        <w:rPr>
          <w:rFonts w:ascii="Arial" w:hAnsi="Arial" w:eastAsia="Arial" w:cs="Arial" w:asciiTheme="minorAscii" w:hAnsiTheme="minorAscii" w:eastAsiaTheme="minorAscii" w:cstheme="minorAscii"/>
          <w:color w:val="000000" w:themeColor="text2" w:themeTint="FF" w:themeShade="FF"/>
          <w:lang w:val="en-GB"/>
        </w:rPr>
        <w:t xml:space="preserve"> Some already existing groups can be reorganized.</w:t>
      </w:r>
    </w:p>
    <w:p w:rsidR="65F411C7" w:rsidP="7449E066" w:rsidRDefault="65F411C7" w14:paraId="2B81B429" w14:textId="440D6003">
      <w:pPr>
        <w:jc w:val="both"/>
        <w:rPr>
          <w:rFonts w:ascii="Arial" w:hAnsi="Arial" w:eastAsia="Arial" w:cs="Arial" w:asciiTheme="minorAscii" w:hAnsiTheme="minorAscii" w:eastAsiaTheme="minorAscii" w:cstheme="minorAscii"/>
          <w:color w:val="000000" w:themeColor="text2"/>
          <w:lang w:val="en-GB"/>
        </w:rPr>
      </w:pPr>
    </w:p>
    <w:p w:rsidR="65F411C7" w:rsidP="7449E066" w:rsidRDefault="1701ACC9" w14:paraId="14FF0266" w14:textId="3AA6A26F">
      <w:pPr>
        <w:pStyle w:val="ListParagraph"/>
        <w:numPr>
          <w:ilvl w:val="0"/>
          <w:numId w:val="19"/>
        </w:numPr>
        <w:jc w:val="both"/>
        <w:rPr>
          <w:rFonts w:ascii="Arial" w:hAnsi="Arial" w:eastAsia="Arial" w:cs="Arial" w:asciiTheme="minorAscii" w:hAnsiTheme="minorAscii" w:eastAsiaTheme="minorAscii" w:cstheme="minorAscii"/>
          <w:color w:val="000000" w:themeColor="text2"/>
          <w:lang w:val="en-GB"/>
        </w:rPr>
      </w:pPr>
      <w:r w:rsidRPr="7449E066" w:rsidR="7EAD4748">
        <w:rPr>
          <w:rFonts w:ascii="Arial" w:hAnsi="Arial" w:eastAsia="Arial" w:cs="Arial" w:asciiTheme="minorAscii" w:hAnsiTheme="minorAscii" w:eastAsiaTheme="minorAscii" w:cstheme="minorAscii"/>
          <w:color w:val="000000" w:themeColor="text2" w:themeTint="FF" w:themeShade="FF"/>
          <w:lang w:val="en-GB"/>
        </w:rPr>
        <w:t>Discuss what is common to digital devices that are infectable by malware.</w:t>
      </w:r>
    </w:p>
    <w:p w:rsidR="65F411C7" w:rsidP="7449E066" w:rsidRDefault="65F411C7" w14:paraId="40DB56A5" w14:textId="0CA2FC82">
      <w:pPr>
        <w:jc w:val="both"/>
        <w:rPr>
          <w:rFonts w:ascii="Arial" w:hAnsi="Arial" w:eastAsia="Arial" w:cs="Arial" w:asciiTheme="minorAscii" w:hAnsiTheme="minorAscii" w:eastAsiaTheme="minorAscii" w:cstheme="minorAscii"/>
          <w:color w:val="000000" w:themeColor="text2"/>
          <w:lang w:val="en-GB"/>
        </w:rPr>
      </w:pPr>
    </w:p>
    <w:p w:rsidR="65F411C7" w:rsidP="7449E066" w:rsidRDefault="1701ACC9" w14:paraId="4D4C3B4E" w14:textId="1FD723D3">
      <w:pPr>
        <w:jc w:val="both"/>
        <w:rPr>
          <w:rFonts w:ascii="Arial" w:hAnsi="Arial" w:eastAsia="Arial" w:cs="Arial" w:asciiTheme="minorAscii" w:hAnsiTheme="minorAscii" w:eastAsiaTheme="minorAscii" w:cstheme="minorAscii"/>
          <w:color w:val="000000" w:themeColor="text2"/>
          <w:lang w:val="en-GB"/>
        </w:rPr>
      </w:pPr>
      <w:r w:rsidRPr="7449E066" w:rsidR="7EAD4748">
        <w:rPr>
          <w:rFonts w:ascii="Arial" w:hAnsi="Arial" w:eastAsia="Arial" w:cs="Arial" w:asciiTheme="minorAscii" w:hAnsiTheme="minorAscii" w:eastAsiaTheme="minorAscii" w:cstheme="minorAscii"/>
          <w:b w:val="1"/>
          <w:bCs w:val="1"/>
          <w:color w:val="000000" w:themeColor="text2" w:themeTint="FF" w:themeShade="FF"/>
          <w:lang w:val="en-GB"/>
        </w:rPr>
        <w:t>Hint 1:</w:t>
      </w:r>
      <w:r w:rsidRPr="7449E066" w:rsidR="7EAD4748">
        <w:rPr>
          <w:rFonts w:ascii="Arial" w:hAnsi="Arial" w:eastAsia="Arial" w:cs="Arial" w:asciiTheme="minorAscii" w:hAnsiTheme="minorAscii" w:eastAsiaTheme="minorAscii" w:cstheme="minorAscii"/>
          <w:color w:val="000000" w:themeColor="text2" w:themeTint="FF" w:themeShade="FF"/>
          <w:lang w:val="en-GB"/>
        </w:rPr>
        <w:t xml:space="preserve"> </w:t>
      </w:r>
      <w:r w:rsidRPr="7449E066" w:rsidR="117FEBB3">
        <w:rPr>
          <w:rFonts w:ascii="Arial" w:hAnsi="Arial" w:eastAsia="Arial" w:cs="Arial" w:asciiTheme="minorAscii" w:hAnsiTheme="minorAscii" w:eastAsiaTheme="minorAscii" w:cstheme="minorAscii"/>
          <w:color w:val="000000" w:themeColor="text2" w:themeTint="FF" w:themeShade="FF"/>
          <w:lang w:val="en-GB"/>
        </w:rPr>
        <w:t>P</w:t>
      </w:r>
      <w:r w:rsidRPr="7449E066" w:rsidR="7EAD4748">
        <w:rPr>
          <w:rFonts w:ascii="Arial" w:hAnsi="Arial" w:eastAsia="Arial" w:cs="Arial" w:asciiTheme="minorAscii" w:hAnsiTheme="minorAscii" w:eastAsiaTheme="minorAscii" w:cstheme="minorAscii"/>
          <w:color w:val="000000" w:themeColor="text2" w:themeTint="FF" w:themeShade="FF"/>
          <w:lang w:val="en-GB"/>
        </w:rPr>
        <w:t>rovide an associative picture of the workplace at the computer with various media devices around.</w:t>
      </w:r>
    </w:p>
    <w:p w:rsidR="65F411C7" w:rsidP="7449E066" w:rsidRDefault="1701ACC9" w14:paraId="58408CC3" w14:textId="4108E07E">
      <w:pPr>
        <w:jc w:val="both"/>
        <w:rPr>
          <w:rFonts w:ascii="Arial" w:hAnsi="Arial" w:eastAsia="Arial" w:cs="Arial" w:asciiTheme="minorAscii" w:hAnsiTheme="minorAscii" w:eastAsiaTheme="minorAscii" w:cstheme="minorAscii"/>
          <w:color w:val="000000" w:themeColor="text2"/>
        </w:rPr>
      </w:pPr>
      <w:r w:rsidRPr="7449E066" w:rsidR="7EAD4748">
        <w:rPr>
          <w:rFonts w:ascii="Arial" w:hAnsi="Arial" w:eastAsia="Arial" w:cs="Arial" w:asciiTheme="minorAscii" w:hAnsiTheme="minorAscii" w:eastAsiaTheme="minorAscii" w:cstheme="minorAscii"/>
          <w:b w:val="1"/>
          <w:bCs w:val="1"/>
          <w:color w:val="000000" w:themeColor="text2" w:themeTint="FF" w:themeShade="FF"/>
        </w:rPr>
        <w:t>Hint</w:t>
      </w:r>
      <w:r w:rsidRPr="7449E066" w:rsidR="7EAD4748">
        <w:rPr>
          <w:rFonts w:ascii="Arial" w:hAnsi="Arial" w:eastAsia="Arial" w:cs="Arial" w:asciiTheme="minorAscii" w:hAnsiTheme="minorAscii" w:eastAsiaTheme="minorAscii" w:cstheme="minorAscii"/>
          <w:b w:val="1"/>
          <w:bCs w:val="1"/>
          <w:color w:val="000000" w:themeColor="text2" w:themeTint="FF" w:themeShade="FF"/>
        </w:rPr>
        <w:t xml:space="preserve"> 2:</w:t>
      </w:r>
      <w:r w:rsidRPr="7449E066" w:rsidR="7EAD4748">
        <w:rPr>
          <w:rFonts w:ascii="Arial" w:hAnsi="Arial" w:eastAsia="Arial" w:cs="Arial" w:asciiTheme="minorAscii" w:hAnsiTheme="minorAscii" w:eastAsiaTheme="minorAscii" w:cstheme="minorAscii"/>
          <w:color w:val="000000" w:themeColor="text2" w:themeTint="FF" w:themeShade="FF"/>
        </w:rPr>
        <w:t xml:space="preserve"> </w:t>
      </w:r>
      <w:r w:rsidRPr="7449E066" w:rsidR="65CC8B39">
        <w:rPr>
          <w:rFonts w:ascii="Arial" w:hAnsi="Arial" w:eastAsia="Arial" w:cs="Arial" w:asciiTheme="minorAscii" w:hAnsiTheme="minorAscii" w:eastAsiaTheme="minorAscii" w:cstheme="minorAscii"/>
          <w:color w:val="000000" w:themeColor="text2" w:themeTint="FF" w:themeShade="FF"/>
        </w:rPr>
        <w:t>T</w:t>
      </w:r>
      <w:r w:rsidRPr="7449E066" w:rsidR="7EAD4748">
        <w:rPr>
          <w:rFonts w:ascii="Arial" w:hAnsi="Arial" w:eastAsia="Arial" w:cs="Arial" w:asciiTheme="minorAscii" w:hAnsiTheme="minorAscii" w:eastAsiaTheme="minorAscii" w:cstheme="minorAscii"/>
          <w:color w:val="000000" w:themeColor="text2" w:themeTint="FF" w:themeShade="FF"/>
        </w:rPr>
        <w:t xml:space="preserve">here are also </w:t>
      </w:r>
      <w:r w:rsidRPr="7449E066" w:rsidR="7EAD4748">
        <w:rPr>
          <w:rFonts w:ascii="Arial" w:hAnsi="Arial" w:eastAsia="Arial" w:cs="Arial" w:asciiTheme="minorAscii" w:hAnsiTheme="minorAscii" w:eastAsiaTheme="minorAscii" w:cstheme="minorAscii"/>
          <w:color w:val="000000" w:themeColor="text2" w:themeTint="FF" w:themeShade="FF"/>
        </w:rPr>
        <w:t>smart</w:t>
      </w:r>
      <w:r w:rsidRPr="7449E066" w:rsidR="7EAD4748">
        <w:rPr>
          <w:rFonts w:ascii="Arial" w:hAnsi="Arial" w:eastAsia="Arial" w:cs="Arial" w:asciiTheme="minorAscii" w:hAnsiTheme="minorAscii" w:eastAsiaTheme="minorAscii" w:cstheme="minorAscii"/>
          <w:color w:val="000000" w:themeColor="text2" w:themeTint="FF" w:themeShade="FF"/>
        </w:rPr>
        <w:t xml:space="preserve"> </w:t>
      </w:r>
      <w:r w:rsidRPr="7449E066" w:rsidR="7EAD4748">
        <w:rPr>
          <w:rFonts w:ascii="Arial" w:hAnsi="Arial" w:eastAsia="Arial" w:cs="Arial" w:asciiTheme="minorAscii" w:hAnsiTheme="minorAscii" w:eastAsiaTheme="minorAscii" w:cstheme="minorAscii"/>
          <w:color w:val="000000" w:themeColor="text2" w:themeTint="FF" w:themeShade="FF"/>
        </w:rPr>
        <w:t>home</w:t>
      </w:r>
      <w:r w:rsidRPr="7449E066" w:rsidR="7EAD4748">
        <w:rPr>
          <w:rFonts w:ascii="Arial" w:hAnsi="Arial" w:eastAsia="Arial" w:cs="Arial" w:asciiTheme="minorAscii" w:hAnsiTheme="minorAscii" w:eastAsiaTheme="minorAscii" w:cstheme="minorAscii"/>
          <w:color w:val="000000" w:themeColor="text2" w:themeTint="FF" w:themeShade="FF"/>
        </w:rPr>
        <w:t xml:space="preserve"> </w:t>
      </w:r>
      <w:r w:rsidRPr="7449E066" w:rsidR="7EAD4748">
        <w:rPr>
          <w:rFonts w:ascii="Arial" w:hAnsi="Arial" w:eastAsia="Arial" w:cs="Arial" w:asciiTheme="minorAscii" w:hAnsiTheme="minorAscii" w:eastAsiaTheme="minorAscii" w:cstheme="minorAscii"/>
          <w:color w:val="000000" w:themeColor="text2" w:themeTint="FF" w:themeShade="FF"/>
        </w:rPr>
        <w:t>appliances</w:t>
      </w:r>
      <w:r w:rsidRPr="7449E066" w:rsidR="7EAD4748">
        <w:rPr>
          <w:rFonts w:ascii="Arial" w:hAnsi="Arial" w:eastAsia="Arial" w:cs="Arial" w:asciiTheme="minorAscii" w:hAnsiTheme="minorAscii" w:eastAsiaTheme="minorAscii" w:cstheme="minorAscii"/>
          <w:color w:val="000000" w:themeColor="text2" w:themeTint="FF" w:themeShade="FF"/>
        </w:rPr>
        <w:t xml:space="preserve">, </w:t>
      </w:r>
      <w:r w:rsidRPr="7449E066" w:rsidR="7EAD4748">
        <w:rPr>
          <w:rFonts w:ascii="Arial" w:hAnsi="Arial" w:eastAsia="Arial" w:cs="Arial" w:asciiTheme="minorAscii" w:hAnsiTheme="minorAscii" w:eastAsiaTheme="minorAscii" w:cstheme="minorAscii"/>
          <w:color w:val="000000" w:themeColor="text2" w:themeTint="FF" w:themeShade="FF"/>
        </w:rPr>
        <w:t>various</w:t>
      </w:r>
      <w:r w:rsidRPr="7449E066" w:rsidR="7EAD4748">
        <w:rPr>
          <w:rFonts w:ascii="Arial" w:hAnsi="Arial" w:eastAsia="Arial" w:cs="Arial" w:asciiTheme="minorAscii" w:hAnsiTheme="minorAscii" w:eastAsiaTheme="minorAscii" w:cstheme="minorAscii"/>
          <w:color w:val="000000" w:themeColor="text2" w:themeTint="FF" w:themeShade="FF"/>
        </w:rPr>
        <w:t xml:space="preserve"> </w:t>
      </w:r>
      <w:r w:rsidRPr="7449E066" w:rsidR="7EAD4748">
        <w:rPr>
          <w:rFonts w:ascii="Arial" w:hAnsi="Arial" w:eastAsia="Arial" w:cs="Arial" w:asciiTheme="minorAscii" w:hAnsiTheme="minorAscii" w:eastAsiaTheme="minorAscii" w:cstheme="minorAscii"/>
          <w:color w:val="000000" w:themeColor="text2" w:themeTint="FF" w:themeShade="FF"/>
        </w:rPr>
        <w:t>robots</w:t>
      </w:r>
      <w:r w:rsidRPr="7449E066" w:rsidR="7EAD4748">
        <w:rPr>
          <w:rFonts w:ascii="Arial" w:hAnsi="Arial" w:eastAsia="Arial" w:cs="Arial" w:asciiTheme="minorAscii" w:hAnsiTheme="minorAscii" w:eastAsiaTheme="minorAscii" w:cstheme="minorAscii"/>
          <w:color w:val="000000" w:themeColor="text2" w:themeTint="FF" w:themeShade="FF"/>
        </w:rPr>
        <w:t xml:space="preserve">, </w:t>
      </w:r>
      <w:r w:rsidRPr="7449E066" w:rsidR="7EAD4748">
        <w:rPr>
          <w:rFonts w:ascii="Arial" w:hAnsi="Arial" w:eastAsia="Arial" w:cs="Arial" w:asciiTheme="minorAscii" w:hAnsiTheme="minorAscii" w:eastAsiaTheme="minorAscii" w:cstheme="minorAscii"/>
          <w:color w:val="000000" w:themeColor="text2" w:themeTint="FF" w:themeShade="FF"/>
        </w:rPr>
        <w:t>security</w:t>
      </w:r>
      <w:r w:rsidRPr="7449E066" w:rsidR="7EAD4748">
        <w:rPr>
          <w:rFonts w:ascii="Arial" w:hAnsi="Arial" w:eastAsia="Arial" w:cs="Arial" w:asciiTheme="minorAscii" w:hAnsiTheme="minorAscii" w:eastAsiaTheme="minorAscii" w:cstheme="minorAscii"/>
          <w:color w:val="000000" w:themeColor="text2" w:themeTint="FF" w:themeShade="FF"/>
        </w:rPr>
        <w:t xml:space="preserve"> </w:t>
      </w:r>
      <w:r w:rsidRPr="7449E066" w:rsidR="7EAD4748">
        <w:rPr>
          <w:rFonts w:ascii="Arial" w:hAnsi="Arial" w:eastAsia="Arial" w:cs="Arial" w:asciiTheme="minorAscii" w:hAnsiTheme="minorAscii" w:eastAsiaTheme="minorAscii" w:cstheme="minorAscii"/>
          <w:color w:val="000000" w:themeColor="text2" w:themeTint="FF" w:themeShade="FF"/>
        </w:rPr>
        <w:t>systems</w:t>
      </w:r>
      <w:r w:rsidRPr="7449E066" w:rsidR="7EAD4748">
        <w:rPr>
          <w:rFonts w:ascii="Arial" w:hAnsi="Arial" w:eastAsia="Arial" w:cs="Arial" w:asciiTheme="minorAscii" w:hAnsiTheme="minorAscii" w:eastAsiaTheme="minorAscii" w:cstheme="minorAscii"/>
          <w:color w:val="000000" w:themeColor="text2" w:themeTint="FF" w:themeShade="FF"/>
        </w:rPr>
        <w:t xml:space="preserve">, </w:t>
      </w:r>
      <w:r w:rsidRPr="7449E066" w:rsidR="7EAD4748">
        <w:rPr>
          <w:rFonts w:ascii="Arial" w:hAnsi="Arial" w:eastAsia="Arial" w:cs="Arial" w:asciiTheme="minorAscii" w:hAnsiTheme="minorAscii" w:eastAsiaTheme="minorAscii" w:cstheme="minorAscii"/>
          <w:color w:val="000000" w:themeColor="text2" w:themeTint="FF" w:themeShade="FF"/>
        </w:rPr>
        <w:t>cameras</w:t>
      </w:r>
      <w:r w:rsidRPr="7449E066" w:rsidR="7EAD4748">
        <w:rPr>
          <w:rFonts w:ascii="Arial" w:hAnsi="Arial" w:eastAsia="Arial" w:cs="Arial" w:asciiTheme="minorAscii" w:hAnsiTheme="minorAscii" w:eastAsiaTheme="minorAscii" w:cstheme="minorAscii"/>
          <w:color w:val="000000" w:themeColor="text2" w:themeTint="FF" w:themeShade="FF"/>
        </w:rPr>
        <w:t xml:space="preserve">, </w:t>
      </w:r>
      <w:r w:rsidRPr="7449E066" w:rsidR="7EAD4748">
        <w:rPr>
          <w:rFonts w:ascii="Arial" w:hAnsi="Arial" w:eastAsia="Arial" w:cs="Arial" w:asciiTheme="minorAscii" w:hAnsiTheme="minorAscii" w:eastAsiaTheme="minorAscii" w:cstheme="minorAscii"/>
          <w:color w:val="000000" w:themeColor="text2" w:themeTint="FF" w:themeShade="FF"/>
        </w:rPr>
        <w:t>and</w:t>
      </w:r>
      <w:r w:rsidRPr="7449E066" w:rsidR="7EAD4748">
        <w:rPr>
          <w:rFonts w:ascii="Arial" w:hAnsi="Arial" w:eastAsia="Arial" w:cs="Arial" w:asciiTheme="minorAscii" w:hAnsiTheme="minorAscii" w:eastAsiaTheme="minorAscii" w:cstheme="minorAscii"/>
          <w:color w:val="000000" w:themeColor="text2" w:themeTint="FF" w:themeShade="FF"/>
        </w:rPr>
        <w:t xml:space="preserve"> </w:t>
      </w:r>
      <w:r w:rsidRPr="7449E066" w:rsidR="7EAD4748">
        <w:rPr>
          <w:rFonts w:ascii="Arial" w:hAnsi="Arial" w:eastAsia="Arial" w:cs="Arial" w:asciiTheme="minorAscii" w:hAnsiTheme="minorAscii" w:eastAsiaTheme="minorAscii" w:cstheme="minorAscii"/>
          <w:color w:val="000000" w:themeColor="text2" w:themeTint="FF" w:themeShade="FF"/>
        </w:rPr>
        <w:t>even</w:t>
      </w:r>
      <w:r w:rsidRPr="7449E066" w:rsidR="7EAD4748">
        <w:rPr>
          <w:rFonts w:ascii="Arial" w:hAnsi="Arial" w:eastAsia="Arial" w:cs="Arial" w:asciiTheme="minorAscii" w:hAnsiTheme="minorAscii" w:eastAsiaTheme="minorAscii" w:cstheme="minorAscii"/>
          <w:color w:val="000000" w:themeColor="text2" w:themeTint="FF" w:themeShade="FF"/>
        </w:rPr>
        <w:t xml:space="preserve"> </w:t>
      </w:r>
      <w:r w:rsidRPr="7449E066" w:rsidR="7EAD4748">
        <w:rPr>
          <w:rFonts w:ascii="Arial" w:hAnsi="Arial" w:eastAsia="Arial" w:cs="Arial" w:asciiTheme="minorAscii" w:hAnsiTheme="minorAscii" w:eastAsiaTheme="minorAscii" w:cstheme="minorAscii"/>
          <w:color w:val="000000" w:themeColor="text2" w:themeTint="FF" w:themeShade="FF"/>
        </w:rPr>
        <w:t>cars</w:t>
      </w:r>
      <w:r w:rsidRPr="7449E066" w:rsidR="7EAD4748">
        <w:rPr>
          <w:rFonts w:ascii="Arial" w:hAnsi="Arial" w:eastAsia="Arial" w:cs="Arial" w:asciiTheme="minorAscii" w:hAnsiTheme="minorAscii" w:eastAsiaTheme="minorAscii" w:cstheme="minorAscii"/>
          <w:color w:val="000000" w:themeColor="text2" w:themeTint="FF" w:themeShade="FF"/>
        </w:rPr>
        <w:t xml:space="preserve"> </w:t>
      </w:r>
      <w:r w:rsidRPr="7449E066" w:rsidR="7EAD4748">
        <w:rPr>
          <w:rFonts w:ascii="Arial" w:hAnsi="Arial" w:eastAsia="Arial" w:cs="Arial" w:asciiTheme="minorAscii" w:hAnsiTheme="minorAscii" w:eastAsiaTheme="minorAscii" w:cstheme="minorAscii"/>
          <w:color w:val="000000" w:themeColor="text2" w:themeTint="FF" w:themeShade="FF"/>
        </w:rPr>
        <w:t>that</w:t>
      </w:r>
      <w:r w:rsidRPr="7449E066" w:rsidR="7EAD4748">
        <w:rPr>
          <w:rFonts w:ascii="Arial" w:hAnsi="Arial" w:eastAsia="Arial" w:cs="Arial" w:asciiTheme="minorAscii" w:hAnsiTheme="minorAscii" w:eastAsiaTheme="minorAscii" w:cstheme="minorAscii"/>
          <w:color w:val="000000" w:themeColor="text2" w:themeTint="FF" w:themeShade="FF"/>
        </w:rPr>
        <w:t xml:space="preserve"> </w:t>
      </w:r>
      <w:r w:rsidRPr="7449E066" w:rsidR="7EAD4748">
        <w:rPr>
          <w:rFonts w:ascii="Arial" w:hAnsi="Arial" w:eastAsia="Arial" w:cs="Arial" w:asciiTheme="minorAscii" w:hAnsiTheme="minorAscii" w:eastAsiaTheme="minorAscii" w:cstheme="minorAscii"/>
          <w:color w:val="000000" w:themeColor="text2" w:themeTint="FF" w:themeShade="FF"/>
        </w:rPr>
        <w:t>can</w:t>
      </w:r>
      <w:r w:rsidRPr="7449E066" w:rsidR="7EAD4748">
        <w:rPr>
          <w:rFonts w:ascii="Arial" w:hAnsi="Arial" w:eastAsia="Arial" w:cs="Arial" w:asciiTheme="minorAscii" w:hAnsiTheme="minorAscii" w:eastAsiaTheme="minorAscii" w:cstheme="minorAscii"/>
          <w:color w:val="000000" w:themeColor="text2" w:themeTint="FF" w:themeShade="FF"/>
        </w:rPr>
        <w:t xml:space="preserve"> be </w:t>
      </w:r>
      <w:r w:rsidRPr="7449E066" w:rsidR="7EAD4748">
        <w:rPr>
          <w:rFonts w:ascii="Arial" w:hAnsi="Arial" w:eastAsia="Arial" w:cs="Arial" w:asciiTheme="minorAscii" w:hAnsiTheme="minorAscii" w:eastAsiaTheme="minorAscii" w:cstheme="minorAscii"/>
          <w:color w:val="000000" w:themeColor="text2" w:themeTint="FF" w:themeShade="FF"/>
        </w:rPr>
        <w:t>infected</w:t>
      </w:r>
      <w:r w:rsidRPr="7449E066" w:rsidR="7EAD4748">
        <w:rPr>
          <w:rFonts w:ascii="Arial" w:hAnsi="Arial" w:eastAsia="Arial" w:cs="Arial" w:asciiTheme="minorAscii" w:hAnsiTheme="minorAscii" w:eastAsiaTheme="minorAscii" w:cstheme="minorAscii"/>
          <w:color w:val="000000" w:themeColor="text2" w:themeTint="FF" w:themeShade="FF"/>
        </w:rPr>
        <w:t>.</w:t>
      </w:r>
    </w:p>
    <w:p w:rsidR="65F411C7" w:rsidP="7449E066" w:rsidRDefault="316ED707" w14:paraId="24149A87" w14:textId="3BB0B9AB">
      <w:pPr>
        <w:pStyle w:val="Normal"/>
        <w:jc w:val="both"/>
        <w:rPr>
          <w:rFonts w:ascii="Arial" w:hAnsi="Arial" w:eastAsia="Arial" w:cs="Arial" w:asciiTheme="minorAscii" w:hAnsiTheme="minorAscii" w:eastAsiaTheme="minorAscii" w:cstheme="minorAscii"/>
          <w:color w:val="000000" w:themeColor="text2"/>
          <w:lang w:val="en-US"/>
        </w:rPr>
      </w:pPr>
      <w:r w:rsidRPr="7449E066" w:rsidR="40EA2EE2">
        <w:rPr>
          <w:rFonts w:ascii="Arial" w:hAnsi="Arial" w:eastAsia="Arial" w:cs="Arial" w:asciiTheme="minorAscii" w:hAnsiTheme="minorAscii" w:eastAsiaTheme="minorAscii" w:cstheme="minorAscii"/>
          <w:b w:val="1"/>
          <w:bCs w:val="1"/>
          <w:color w:val="000000" w:themeColor="text2" w:themeTint="FF" w:themeShade="FF"/>
          <w:lang w:val="en-US"/>
        </w:rPr>
        <w:t>Hint 3:</w:t>
      </w:r>
      <w:r w:rsidRPr="7449E066" w:rsidR="40EA2EE2">
        <w:rPr>
          <w:rFonts w:ascii="Arial" w:hAnsi="Arial" w:eastAsia="Arial" w:cs="Arial" w:asciiTheme="minorAscii" w:hAnsiTheme="minorAscii" w:eastAsiaTheme="minorAscii" w:cstheme="minorAscii"/>
          <w:color w:val="000000" w:themeColor="text2" w:themeTint="FF" w:themeShade="FF"/>
          <w:lang w:val="en-US"/>
        </w:rPr>
        <w:t xml:space="preserve"> </w:t>
      </w:r>
      <w:r w:rsidRPr="7449E066" w:rsidR="7EAD4748">
        <w:rPr>
          <w:rFonts w:ascii="Arial" w:hAnsi="Arial" w:eastAsia="Arial" w:cs="Arial" w:asciiTheme="minorAscii" w:hAnsiTheme="minorAscii" w:eastAsiaTheme="minorAscii" w:cstheme="minorAscii"/>
          <w:color w:val="000000" w:themeColor="text2" w:themeTint="FF" w:themeShade="FF"/>
          <w:lang w:val="en-US"/>
        </w:rPr>
        <w:t>Identify if any device you have noticed should not be in the list or is missing.</w:t>
      </w:r>
      <w:r w:rsidRPr="7449E066" w:rsidR="7EAD4748">
        <w:rPr>
          <w:rFonts w:ascii="Arial" w:hAnsi="Arial" w:eastAsia="Arial" w:cs="Arial" w:asciiTheme="minorAscii" w:hAnsiTheme="minorAscii" w:eastAsiaTheme="minorAscii" w:cstheme="minorAscii"/>
          <w:color w:val="000000" w:themeColor="text2" w:themeTint="FF" w:themeShade="FF"/>
          <w:lang w:val="en-US"/>
        </w:rPr>
        <w:t xml:space="preserve"> Students might skip specific game consoles, network routers used at home, smart TVs, or </w:t>
      </w:r>
      <w:r w:rsidRPr="7449E066" w:rsidR="7EAD4748">
        <w:rPr>
          <w:rFonts w:ascii="Arial" w:hAnsi="Arial" w:eastAsia="Arial" w:cs="Arial" w:asciiTheme="minorAscii" w:hAnsiTheme="minorAscii" w:eastAsiaTheme="minorAscii" w:cstheme="minorAscii"/>
          <w:color w:val="000000" w:themeColor="text2" w:themeTint="FF" w:themeShade="FF"/>
          <w:lang w:val="en-US"/>
        </w:rPr>
        <w:t>USB</w:t>
      </w:r>
      <w:r w:rsidRPr="7449E066" w:rsidR="5876F503">
        <w:rPr>
          <w:rFonts w:ascii="Arial" w:hAnsi="Arial" w:eastAsia="Arial" w:cs="Arial" w:asciiTheme="minorAscii" w:hAnsiTheme="minorAscii" w:eastAsiaTheme="minorAscii" w:cstheme="minorAscii"/>
          <w:color w:val="000000" w:themeColor="text2" w:themeTint="FF" w:themeShade="FF"/>
          <w:lang w:val="en-US"/>
        </w:rPr>
        <w:t xml:space="preserve"> </w:t>
      </w:r>
      <w:r w:rsidRPr="7449E066" w:rsidR="5876F503">
        <w:rPr>
          <w:rFonts w:ascii="Arial" w:hAnsi="Arial" w:eastAsia="Arial" w:cs="Arial" w:asciiTheme="minorAscii" w:hAnsiTheme="minorAscii" w:eastAsiaTheme="minorAscii" w:cstheme="minorAscii"/>
          <w:noProof w:val="0"/>
          <w:sz w:val="21"/>
          <w:szCs w:val="21"/>
          <w:lang w:val="en-US"/>
        </w:rPr>
        <w:t>drives/devices</w:t>
      </w:r>
      <w:r w:rsidRPr="7449E066" w:rsidR="7EAD4748">
        <w:rPr>
          <w:rFonts w:ascii="Arial" w:hAnsi="Arial" w:eastAsia="Arial" w:cs="Arial" w:asciiTheme="minorAscii" w:hAnsiTheme="minorAscii" w:eastAsiaTheme="minorAscii" w:cstheme="minorAscii"/>
          <w:color w:val="000000" w:themeColor="text2" w:themeTint="FF" w:themeShade="FF"/>
          <w:lang w:val="en-US"/>
        </w:rPr>
        <w:t xml:space="preserve">. Discuss </w:t>
      </w:r>
      <w:r w:rsidRPr="7449E066" w:rsidR="6EB7C568">
        <w:rPr>
          <w:rFonts w:ascii="Arial" w:hAnsi="Arial" w:eastAsia="Arial" w:cs="Arial" w:asciiTheme="minorAscii" w:hAnsiTheme="minorAscii" w:eastAsiaTheme="minorAscii" w:cstheme="minorAscii"/>
          <w:color w:val="000000" w:themeColor="text2" w:themeTint="FF" w:themeShade="FF"/>
          <w:lang w:val="en-US"/>
        </w:rPr>
        <w:t>those</w:t>
      </w:r>
      <w:r w:rsidRPr="7449E066" w:rsidR="7EAD4748">
        <w:rPr>
          <w:rFonts w:ascii="Arial" w:hAnsi="Arial" w:eastAsia="Arial" w:cs="Arial" w:asciiTheme="minorAscii" w:hAnsiTheme="minorAscii" w:eastAsiaTheme="minorAscii" w:cstheme="minorAscii"/>
          <w:color w:val="000000" w:themeColor="text2" w:themeTint="FF" w:themeShade="FF"/>
          <w:lang w:val="en-US"/>
        </w:rPr>
        <w:t xml:space="preserve"> </w:t>
      </w:r>
      <w:r w:rsidRPr="7449E066" w:rsidR="63BF0701">
        <w:rPr>
          <w:rFonts w:ascii="Arial" w:hAnsi="Arial" w:eastAsia="Arial" w:cs="Arial" w:asciiTheme="minorAscii" w:hAnsiTheme="minorAscii" w:eastAsiaTheme="minorAscii" w:cstheme="minorAscii"/>
          <w:color w:val="000000" w:themeColor="text2" w:themeTint="FF" w:themeShade="FF"/>
          <w:lang w:val="en-US"/>
        </w:rPr>
        <w:t xml:space="preserve">that are </w:t>
      </w:r>
      <w:r w:rsidRPr="7449E066" w:rsidR="7EAD4748">
        <w:rPr>
          <w:rFonts w:ascii="Arial" w:hAnsi="Arial" w:eastAsia="Arial" w:cs="Arial" w:asciiTheme="minorAscii" w:hAnsiTheme="minorAscii" w:eastAsiaTheme="minorAscii" w:cstheme="minorAscii"/>
          <w:color w:val="000000" w:themeColor="text2" w:themeTint="FF" w:themeShade="FF"/>
          <w:lang w:val="en-US"/>
        </w:rPr>
        <w:t>relevant to the class.</w:t>
      </w:r>
    </w:p>
    <w:p w:rsidR="65F411C7" w:rsidP="7449E066" w:rsidRDefault="65F411C7" w14:paraId="33E1C4C8" w14:textId="7F317ED3">
      <w:pPr>
        <w:jc w:val="both"/>
        <w:rPr>
          <w:rFonts w:ascii="Arial" w:hAnsi="Arial" w:eastAsia="Arial" w:cs="Arial" w:asciiTheme="minorAscii" w:hAnsiTheme="minorAscii" w:eastAsiaTheme="minorAscii" w:cstheme="minorAscii"/>
          <w:highlight w:val="cyan"/>
          <w:lang w:val="en-GB"/>
        </w:rPr>
      </w:pPr>
    </w:p>
    <w:p w:rsidR="4C3E596E" w:rsidP="7449E066" w:rsidRDefault="4C3E596E" w14:paraId="3F823788" w14:textId="0B4077CD">
      <w:pPr>
        <w:jc w:val="both"/>
        <w:rPr>
          <w:rFonts w:ascii="Arial" w:hAnsi="Arial" w:eastAsia="Arial" w:cs="Arial" w:asciiTheme="minorAscii" w:hAnsiTheme="minorAscii" w:eastAsiaTheme="minorAscii" w:cstheme="minorAscii"/>
          <w:b w:val="1"/>
          <w:bCs w:val="1"/>
          <w:color w:val="000000" w:themeColor="text2"/>
          <w:lang w:val="en-GB"/>
        </w:rPr>
      </w:pPr>
      <w:r w:rsidRPr="7449E066" w:rsidR="59F5C9A0">
        <w:rPr>
          <w:rFonts w:ascii="Arial" w:hAnsi="Arial" w:eastAsia="Arial" w:cs="Arial" w:asciiTheme="minorAscii" w:hAnsiTheme="minorAscii" w:eastAsiaTheme="minorAscii" w:cstheme="minorAscii"/>
          <w:b w:val="1"/>
          <w:bCs w:val="1"/>
          <w:color w:val="000000" w:themeColor="text2" w:themeTint="FF" w:themeShade="FF"/>
          <w:lang w:val="en-GB"/>
        </w:rPr>
        <w:t>Step 3: Learning basic protection measures</w:t>
      </w:r>
    </w:p>
    <w:p w:rsidR="65F411C7" w:rsidP="7449E066" w:rsidRDefault="65F411C7" w14:paraId="59D70551" w14:textId="24DE4628">
      <w:pPr>
        <w:jc w:val="both"/>
        <w:rPr>
          <w:rFonts w:ascii="Arial" w:hAnsi="Arial" w:eastAsia="Arial" w:cs="Arial" w:asciiTheme="minorAscii" w:hAnsiTheme="minorAscii" w:eastAsiaTheme="minorAscii" w:cstheme="minorAscii"/>
          <w:b w:val="1"/>
          <w:bCs w:val="1"/>
          <w:color w:val="000000" w:themeColor="text2"/>
          <w:lang w:val="en-GB"/>
        </w:rPr>
      </w:pPr>
    </w:p>
    <w:p w:rsidR="11476DDE" w:rsidP="7449E066" w:rsidRDefault="228B19E2" w14:paraId="7C692E77" w14:textId="5029A59C">
      <w:pPr>
        <w:jc w:val="both"/>
        <w:rPr>
          <w:rFonts w:ascii="Arial" w:hAnsi="Arial" w:eastAsia="Arial" w:cs="Arial" w:asciiTheme="minorAscii" w:hAnsiTheme="minorAscii" w:eastAsiaTheme="minorAscii" w:cstheme="minorAscii"/>
          <w:color w:val="000000" w:themeColor="text2" w:themeTint="FF" w:themeShade="FF"/>
          <w:lang w:val="en-GB"/>
        </w:rPr>
      </w:pPr>
      <w:r w:rsidRPr="7449E066" w:rsidR="4B898FEE">
        <w:rPr>
          <w:rFonts w:ascii="Arial" w:hAnsi="Arial" w:eastAsia="Arial" w:cs="Arial" w:asciiTheme="minorAscii" w:hAnsiTheme="minorAscii" w:eastAsiaTheme="minorAscii" w:cstheme="minorAscii"/>
          <w:b w:val="1"/>
          <w:bCs w:val="1"/>
          <w:lang w:val="en-US"/>
        </w:rPr>
        <w:t>Task A</w:t>
      </w:r>
      <w:r w:rsidRPr="7449E066" w:rsidR="344EE273">
        <w:rPr>
          <w:rFonts w:ascii="Arial" w:hAnsi="Arial" w:eastAsia="Arial" w:cs="Arial" w:asciiTheme="minorAscii" w:hAnsiTheme="minorAscii" w:eastAsiaTheme="minorAscii" w:cstheme="minorAscii"/>
          <w:b w:val="1"/>
          <w:bCs w:val="1"/>
          <w:lang w:val="en-US"/>
        </w:rPr>
        <w:t>:</w:t>
      </w:r>
      <w:r w:rsidRPr="7449E066" w:rsidR="4B898FEE">
        <w:rPr>
          <w:rFonts w:ascii="Arial" w:hAnsi="Arial" w:eastAsia="Arial" w:cs="Arial" w:asciiTheme="minorAscii" w:hAnsiTheme="minorAscii" w:eastAsiaTheme="minorAscii" w:cstheme="minorAscii"/>
          <w:b w:val="1"/>
          <w:bCs w:val="1"/>
          <w:lang w:val="en-US"/>
        </w:rPr>
        <w:t xml:space="preserve"> Explain</w:t>
      </w:r>
      <w:r w:rsidRPr="7449E066" w:rsidR="4B898FEE">
        <w:rPr>
          <w:rFonts w:ascii="Arial" w:hAnsi="Arial" w:eastAsia="Arial" w:cs="Arial" w:asciiTheme="minorAscii" w:hAnsiTheme="minorAscii" w:eastAsiaTheme="minorAscii" w:cstheme="minorAscii"/>
          <w:b w:val="0"/>
          <w:bCs w:val="0"/>
          <w:lang w:val="en-US"/>
        </w:rPr>
        <w:t xml:space="preserve"> (A, V) </w:t>
      </w:r>
      <w:r w:rsidRPr="7449E066" w:rsidR="519F04EE">
        <w:rPr>
          <w:rFonts w:ascii="Arial" w:hAnsi="Arial" w:eastAsia="Arial" w:cs="Arial" w:asciiTheme="minorAscii" w:hAnsiTheme="minorAscii" w:eastAsiaTheme="minorAscii" w:cstheme="minorAscii"/>
          <w:b w:val="0"/>
          <w:bCs w:val="0"/>
          <w:color w:val="000000" w:themeColor="text2" w:themeTint="FF" w:themeShade="FF"/>
          <w:lang w:val="en-GB"/>
        </w:rPr>
        <w:t xml:space="preserve">- </w:t>
      </w:r>
      <w:r w:rsidRPr="7449E066" w:rsidR="519F04EE">
        <w:rPr>
          <w:rFonts w:ascii="Arial" w:hAnsi="Arial" w:eastAsia="Arial" w:cs="Arial" w:asciiTheme="minorAscii" w:hAnsiTheme="minorAscii" w:eastAsiaTheme="minorAscii" w:cstheme="minorAscii"/>
          <w:lang w:val="en-US"/>
        </w:rPr>
        <w:t>Present a digital version of th</w:t>
      </w:r>
      <w:r w:rsidRPr="7449E066" w:rsidR="519F04EE">
        <w:rPr>
          <w:rFonts w:ascii="Arial" w:hAnsi="Arial" w:eastAsia="Arial" w:cs="Arial" w:asciiTheme="minorAscii" w:hAnsiTheme="minorAscii" w:eastAsiaTheme="minorAscii" w:cstheme="minorAscii"/>
          <w:lang w:val="en-US"/>
        </w:rPr>
        <w:t xml:space="preserve">e </w:t>
      </w:r>
      <w:r w:rsidRPr="7449E066" w:rsidR="7206A0CE">
        <w:rPr>
          <w:rFonts w:ascii="Arial" w:hAnsi="Arial" w:eastAsia="Arial" w:cs="Arial" w:asciiTheme="minorAscii" w:hAnsiTheme="minorAscii" w:eastAsiaTheme="minorAscii" w:cstheme="minorAscii"/>
          <w:b w:val="0"/>
          <w:bCs w:val="0"/>
          <w:lang w:val="en-US"/>
        </w:rPr>
        <w:t>P</w:t>
      </w:r>
      <w:r w:rsidRPr="7449E066" w:rsidR="3BE256FC">
        <w:rPr>
          <w:rFonts w:ascii="Arial" w:hAnsi="Arial" w:eastAsia="Arial" w:cs="Arial" w:asciiTheme="minorAscii" w:hAnsiTheme="minorAscii" w:eastAsiaTheme="minorAscii" w:cstheme="minorAscii"/>
          <w:b w:val="0"/>
          <w:bCs w:val="0"/>
          <w:color w:val="000000" w:themeColor="text2" w:themeTint="FF" w:themeShade="FF"/>
          <w:lang w:val="en-GB"/>
        </w:rPr>
        <w:t>oster</w:t>
      </w:r>
      <w:r w:rsidRPr="7449E066" w:rsidR="3BE256FC">
        <w:rPr>
          <w:rFonts w:ascii="Arial" w:hAnsi="Arial" w:eastAsia="Arial" w:cs="Arial" w:asciiTheme="minorAscii" w:hAnsiTheme="minorAscii" w:eastAsiaTheme="minorAscii" w:cstheme="minorAscii"/>
          <w:b w:val="0"/>
          <w:bCs w:val="0"/>
          <w:color w:val="000000" w:themeColor="text2" w:themeTint="FF" w:themeShade="FF"/>
          <w:lang w:val="en-GB"/>
        </w:rPr>
        <w:t xml:space="preserve"> </w:t>
      </w:r>
      <w:r w:rsidRPr="7449E066" w:rsidR="3BE256FC">
        <w:rPr>
          <w:rFonts w:ascii="Arial" w:hAnsi="Arial" w:eastAsia="Arial" w:cs="Arial" w:asciiTheme="minorAscii" w:hAnsiTheme="minorAscii" w:eastAsiaTheme="minorAscii" w:cstheme="minorAscii"/>
          <w:b w:val="0"/>
          <w:bCs w:val="0"/>
          <w:color w:val="000000" w:themeColor="text2" w:themeTint="FF" w:themeShade="FF"/>
          <w:lang w:val="en-GB"/>
        </w:rPr>
        <w:t>6.4.2 D</w:t>
      </w:r>
      <w:r w:rsidRPr="7449E066" w:rsidR="387A90DB">
        <w:rPr>
          <w:rFonts w:ascii="Arial" w:hAnsi="Arial" w:eastAsia="Arial" w:cs="Arial" w:asciiTheme="minorAscii" w:hAnsiTheme="minorAscii" w:eastAsiaTheme="minorAscii" w:cstheme="minorAscii"/>
          <w:b w:val="0"/>
          <w:bCs w:val="0"/>
          <w:color w:val="000000" w:themeColor="text2" w:themeTint="FF" w:themeShade="FF"/>
          <w:lang w:val="en-GB"/>
        </w:rPr>
        <w:t>o</w:t>
      </w:r>
      <w:r w:rsidRPr="7449E066" w:rsidR="3BE256FC">
        <w:rPr>
          <w:rFonts w:ascii="Arial" w:hAnsi="Arial" w:eastAsia="Arial" w:cs="Arial" w:asciiTheme="minorAscii" w:hAnsiTheme="minorAscii" w:eastAsiaTheme="minorAscii" w:cstheme="minorAscii"/>
          <w:b w:val="0"/>
          <w:bCs w:val="0"/>
          <w:color w:val="000000" w:themeColor="text2" w:themeTint="FF" w:themeShade="FF"/>
          <w:lang w:val="en-GB"/>
        </w:rPr>
        <w:t xml:space="preserve">s and </w:t>
      </w:r>
      <w:r w:rsidRPr="7449E066" w:rsidR="07D1E2E6">
        <w:rPr>
          <w:rFonts w:ascii="Arial" w:hAnsi="Arial" w:eastAsia="Arial" w:cs="Arial" w:asciiTheme="minorAscii" w:hAnsiTheme="minorAscii" w:eastAsiaTheme="minorAscii" w:cstheme="minorAscii"/>
          <w:b w:val="0"/>
          <w:bCs w:val="0"/>
          <w:color w:val="000000" w:themeColor="text2" w:themeTint="FF" w:themeShade="FF"/>
          <w:lang w:val="en-GB"/>
        </w:rPr>
        <w:t>Don'ts</w:t>
      </w:r>
      <w:r w:rsidRPr="7449E066" w:rsidR="2DC70B56">
        <w:rPr>
          <w:rFonts w:ascii="Arial" w:hAnsi="Arial" w:eastAsia="Arial" w:cs="Arial" w:asciiTheme="minorAscii" w:hAnsiTheme="minorAscii" w:eastAsiaTheme="minorAscii" w:cstheme="minorAscii"/>
          <w:b w:val="0"/>
          <w:bCs w:val="0"/>
          <w:color w:val="000000" w:themeColor="text2" w:themeTint="FF" w:themeShade="FF"/>
          <w:lang w:val="en-GB"/>
        </w:rPr>
        <w:t xml:space="preserve"> </w:t>
      </w:r>
      <w:r w:rsidRPr="7449E066" w:rsidR="2DC70B56">
        <w:rPr>
          <w:rFonts w:ascii="Arial" w:hAnsi="Arial" w:eastAsia="Arial" w:cs="Arial" w:asciiTheme="minorAscii" w:hAnsiTheme="minorAscii" w:eastAsiaTheme="minorAscii" w:cstheme="minorAscii"/>
          <w:b w:val="0"/>
          <w:bCs w:val="0"/>
          <w:color w:val="000000" w:themeColor="text2" w:themeTint="FF" w:themeShade="FF"/>
          <w:lang w:val="en-GB"/>
        </w:rPr>
        <w:t>t</w:t>
      </w:r>
      <w:r w:rsidRPr="7449E066" w:rsidR="735C82FD">
        <w:rPr>
          <w:rFonts w:ascii="Arial" w:hAnsi="Arial" w:eastAsia="Arial" w:cs="Arial" w:asciiTheme="minorAscii" w:hAnsiTheme="minorAscii" w:eastAsiaTheme="minorAscii" w:cstheme="minorAscii"/>
          <w:color w:val="000000" w:themeColor="text2" w:themeTint="FF" w:themeShade="FF"/>
          <w:lang w:val="en-GB"/>
        </w:rPr>
        <w:t xml:space="preserve">o the class and explain </w:t>
      </w:r>
      <w:r w:rsidRPr="7449E066" w:rsidR="476A7844">
        <w:rPr>
          <w:rFonts w:ascii="Arial" w:hAnsi="Arial" w:eastAsia="Arial" w:cs="Arial" w:asciiTheme="minorAscii" w:hAnsiTheme="minorAscii" w:eastAsiaTheme="minorAscii" w:cstheme="minorAscii"/>
          <w:color w:val="000000" w:themeColor="text2" w:themeTint="FF" w:themeShade="FF"/>
          <w:lang w:val="en-GB"/>
        </w:rPr>
        <w:t>the content</w:t>
      </w:r>
      <w:r w:rsidRPr="7449E066" w:rsidR="735C82FD">
        <w:rPr>
          <w:rFonts w:ascii="Arial" w:hAnsi="Arial" w:eastAsia="Arial" w:cs="Arial" w:asciiTheme="minorAscii" w:hAnsiTheme="minorAscii" w:eastAsiaTheme="minorAscii" w:cstheme="minorAscii"/>
          <w:color w:val="000000" w:themeColor="text2" w:themeTint="FF" w:themeShade="FF"/>
          <w:lang w:val="en-GB"/>
        </w:rPr>
        <w:t xml:space="preserve">. </w:t>
      </w:r>
    </w:p>
    <w:p w:rsidR="1BDD2169" w:rsidP="7449E066" w:rsidRDefault="1BDD2169" w14:paraId="3352233A" w14:textId="48F6CA17">
      <w:pPr>
        <w:jc w:val="both"/>
        <w:rPr>
          <w:rFonts w:ascii="Arial" w:hAnsi="Arial" w:eastAsia="Arial" w:cs="Arial" w:asciiTheme="minorAscii" w:hAnsiTheme="minorAscii" w:eastAsiaTheme="minorAscii" w:cstheme="minorAscii"/>
          <w:color w:val="000000" w:themeColor="text2" w:themeTint="FF" w:themeShade="FF"/>
          <w:lang w:val="en-GB"/>
        </w:rPr>
      </w:pPr>
    </w:p>
    <w:p w:rsidR="158545F2" w:rsidP="7449E066" w:rsidRDefault="5F4C7947" w14:paraId="0B51CB26" w14:textId="4CA7FB78">
      <w:pPr>
        <w:jc w:val="both"/>
        <w:rPr>
          <w:rFonts w:ascii="Arial" w:hAnsi="Arial" w:eastAsia="Arial" w:cs="Arial" w:asciiTheme="minorAscii" w:hAnsiTheme="minorAscii" w:eastAsiaTheme="minorAscii" w:cstheme="minorAscii"/>
          <w:color w:val="000000" w:themeColor="text2" w:themeTint="FF" w:themeShade="FF"/>
          <w:lang w:val="en-US"/>
        </w:rPr>
      </w:pPr>
      <w:r w:rsidRPr="7449E066" w:rsidR="477A0653">
        <w:rPr>
          <w:rFonts w:ascii="Arial" w:hAnsi="Arial" w:eastAsia="Arial" w:cs="Arial" w:asciiTheme="minorAscii" w:hAnsiTheme="minorAscii" w:eastAsiaTheme="minorAscii" w:cstheme="minorAscii"/>
          <w:color w:val="000000" w:themeColor="text2" w:themeTint="FF" w:themeShade="FF"/>
          <w:lang w:val="en-US"/>
        </w:rPr>
        <w:t xml:space="preserve">Choose one of </w:t>
      </w:r>
      <w:r w:rsidRPr="7449E066" w:rsidR="3EC9AF21">
        <w:rPr>
          <w:rFonts w:ascii="Arial" w:hAnsi="Arial" w:eastAsia="Arial" w:cs="Arial" w:asciiTheme="minorAscii" w:hAnsiTheme="minorAscii" w:eastAsiaTheme="minorAscii" w:cstheme="minorAscii"/>
          <w:color w:val="000000" w:themeColor="text2" w:themeTint="FF" w:themeShade="FF"/>
          <w:lang w:val="en-US"/>
        </w:rPr>
        <w:t xml:space="preserve">the </w:t>
      </w:r>
      <w:r w:rsidRPr="7449E066" w:rsidR="477A0653">
        <w:rPr>
          <w:rFonts w:ascii="Arial" w:hAnsi="Arial" w:eastAsia="Arial" w:cs="Arial" w:asciiTheme="minorAscii" w:hAnsiTheme="minorAscii" w:eastAsiaTheme="minorAscii" w:cstheme="minorAscii"/>
          <w:color w:val="000000" w:themeColor="text2" w:themeTint="FF" w:themeShade="FF"/>
          <w:lang w:val="en-US"/>
        </w:rPr>
        <w:t>D</w:t>
      </w:r>
      <w:r w:rsidRPr="7449E066" w:rsidR="47AE831F">
        <w:rPr>
          <w:rFonts w:ascii="Arial" w:hAnsi="Arial" w:eastAsia="Arial" w:cs="Arial" w:asciiTheme="minorAscii" w:hAnsiTheme="minorAscii" w:eastAsiaTheme="minorAscii" w:cstheme="minorAscii"/>
          <w:color w:val="000000" w:themeColor="text2" w:themeTint="FF" w:themeShade="FF"/>
          <w:lang w:val="en-US"/>
        </w:rPr>
        <w:t>o</w:t>
      </w:r>
      <w:r w:rsidRPr="7449E066" w:rsidR="477A0653">
        <w:rPr>
          <w:rFonts w:ascii="Arial" w:hAnsi="Arial" w:eastAsia="Arial" w:cs="Arial" w:asciiTheme="minorAscii" w:hAnsiTheme="minorAscii" w:eastAsiaTheme="minorAscii" w:cstheme="minorAscii"/>
          <w:color w:val="000000" w:themeColor="text2" w:themeTint="FF" w:themeShade="FF"/>
          <w:lang w:val="en-US"/>
        </w:rPr>
        <w:t xml:space="preserve">s and one of </w:t>
      </w:r>
      <w:r w:rsidRPr="7449E066" w:rsidR="55B138B4">
        <w:rPr>
          <w:rFonts w:ascii="Arial" w:hAnsi="Arial" w:eastAsia="Arial" w:cs="Arial" w:asciiTheme="minorAscii" w:hAnsiTheme="minorAscii" w:eastAsiaTheme="minorAscii" w:cstheme="minorAscii"/>
          <w:color w:val="000000" w:themeColor="text2" w:themeTint="FF" w:themeShade="FF"/>
          <w:lang w:val="en-US"/>
        </w:rPr>
        <w:t xml:space="preserve">the </w:t>
      </w:r>
      <w:r w:rsidRPr="7449E066" w:rsidR="477A0653">
        <w:rPr>
          <w:rFonts w:ascii="Arial" w:hAnsi="Arial" w:eastAsia="Arial" w:cs="Arial" w:asciiTheme="minorAscii" w:hAnsiTheme="minorAscii" w:eastAsiaTheme="minorAscii" w:cstheme="minorAscii"/>
          <w:color w:val="000000" w:themeColor="text2" w:themeTint="FF" w:themeShade="FF"/>
          <w:lang w:val="en-US"/>
        </w:rPr>
        <w:t>D</w:t>
      </w:r>
      <w:r w:rsidRPr="7449E066" w:rsidR="1935B70B">
        <w:rPr>
          <w:rFonts w:ascii="Arial" w:hAnsi="Arial" w:eastAsia="Arial" w:cs="Arial" w:asciiTheme="minorAscii" w:hAnsiTheme="minorAscii" w:eastAsiaTheme="minorAscii" w:cstheme="minorAscii"/>
          <w:color w:val="000000" w:themeColor="text2" w:themeTint="FF" w:themeShade="FF"/>
          <w:lang w:val="en-US"/>
        </w:rPr>
        <w:t>on´t</w:t>
      </w:r>
      <w:r w:rsidRPr="7449E066" w:rsidR="477A0653">
        <w:rPr>
          <w:rFonts w:ascii="Arial" w:hAnsi="Arial" w:eastAsia="Arial" w:cs="Arial" w:asciiTheme="minorAscii" w:hAnsiTheme="minorAscii" w:eastAsiaTheme="minorAscii" w:cstheme="minorAscii"/>
          <w:color w:val="000000" w:themeColor="text2" w:themeTint="FF" w:themeShade="FF"/>
          <w:lang w:val="en-US"/>
        </w:rPr>
        <w:t>s.</w:t>
      </w:r>
    </w:p>
    <w:p w:rsidR="158545F2" w:rsidP="7449E066" w:rsidRDefault="5F4C7947" w14:paraId="2B532B0F" w14:textId="5433BA99">
      <w:pPr>
        <w:jc w:val="both"/>
        <w:rPr>
          <w:rFonts w:ascii="Arial" w:hAnsi="Arial" w:eastAsia="Arial" w:cs="Arial" w:asciiTheme="minorAscii" w:hAnsiTheme="minorAscii" w:eastAsiaTheme="minorAscii" w:cstheme="minorAscii"/>
          <w:color w:val="000000" w:themeColor="text2"/>
          <w:lang w:val="en-US"/>
        </w:rPr>
      </w:pPr>
      <w:r w:rsidRPr="7449E066" w:rsidR="477A0653">
        <w:rPr>
          <w:rFonts w:ascii="Arial" w:hAnsi="Arial" w:eastAsia="Arial" w:cs="Arial" w:asciiTheme="minorAscii" w:hAnsiTheme="minorAscii" w:eastAsiaTheme="minorAscii" w:cstheme="minorAscii"/>
          <w:color w:val="000000" w:themeColor="text2" w:themeTint="FF" w:themeShade="FF"/>
          <w:lang w:val="en-US"/>
        </w:rPr>
        <w:t xml:space="preserve"> </w:t>
      </w:r>
    </w:p>
    <w:p w:rsidR="158545F2" w:rsidP="7449E066" w:rsidRDefault="158545F2" w14:paraId="2B4A039A" w14:textId="569A967C">
      <w:pPr>
        <w:jc w:val="both"/>
        <w:rPr>
          <w:rFonts w:ascii="Arial" w:hAnsi="Arial" w:eastAsia="Arial" w:cs="Arial" w:asciiTheme="minorAscii" w:hAnsiTheme="minorAscii" w:eastAsiaTheme="minorAscii" w:cstheme="minorAscii"/>
          <w:color w:val="000000" w:themeColor="text2"/>
          <w:lang w:val="en-US"/>
        </w:rPr>
      </w:pPr>
      <w:r w:rsidRPr="7449E066" w:rsidR="735C82FD">
        <w:rPr>
          <w:rFonts w:ascii="Arial" w:hAnsi="Arial" w:eastAsia="Arial" w:cs="Arial" w:asciiTheme="minorAscii" w:hAnsiTheme="minorAscii" w:eastAsiaTheme="minorAscii" w:cstheme="minorAscii"/>
          <w:color w:val="000000" w:themeColor="text2" w:themeTint="FF" w:themeShade="FF"/>
          <w:lang w:val="en-US"/>
        </w:rPr>
        <w:t xml:space="preserve">Ask </w:t>
      </w:r>
      <w:r w:rsidRPr="7449E066" w:rsidR="33F16B73">
        <w:rPr>
          <w:rFonts w:ascii="Arial" w:hAnsi="Arial" w:eastAsia="Arial" w:cs="Arial" w:asciiTheme="minorAscii" w:hAnsiTheme="minorAscii" w:eastAsiaTheme="minorAscii" w:cstheme="minorAscii"/>
          <w:color w:val="000000" w:themeColor="text2" w:themeTint="FF" w:themeShade="FF"/>
          <w:lang w:val="en-US"/>
        </w:rPr>
        <w:t xml:space="preserve">the </w:t>
      </w:r>
      <w:r w:rsidRPr="7449E066" w:rsidR="735C82FD">
        <w:rPr>
          <w:rFonts w:ascii="Arial" w:hAnsi="Arial" w:eastAsia="Arial" w:cs="Arial" w:asciiTheme="minorAscii" w:hAnsiTheme="minorAscii" w:eastAsiaTheme="minorAscii" w:cstheme="minorAscii"/>
          <w:color w:val="000000" w:themeColor="text2" w:themeTint="FF" w:themeShade="FF"/>
          <w:lang w:val="en-US"/>
        </w:rPr>
        <w:t>s</w:t>
      </w:r>
      <w:r w:rsidRPr="7449E066" w:rsidR="579CE1AA">
        <w:rPr>
          <w:rFonts w:ascii="Arial" w:hAnsi="Arial" w:eastAsia="Arial" w:cs="Arial" w:asciiTheme="minorAscii" w:hAnsiTheme="minorAscii" w:eastAsiaTheme="minorAscii" w:cstheme="minorAscii"/>
          <w:color w:val="000000" w:themeColor="text2" w:themeTint="FF" w:themeShade="FF"/>
          <w:lang w:val="en-US"/>
        </w:rPr>
        <w:t>tudents</w:t>
      </w:r>
      <w:r w:rsidRPr="7449E066" w:rsidR="735C82FD">
        <w:rPr>
          <w:rFonts w:ascii="Arial" w:hAnsi="Arial" w:eastAsia="Arial" w:cs="Arial" w:asciiTheme="minorAscii" w:hAnsiTheme="minorAscii" w:eastAsiaTheme="minorAscii" w:cstheme="minorAscii"/>
          <w:color w:val="000000" w:themeColor="text2" w:themeTint="FF" w:themeShade="FF"/>
          <w:lang w:val="en-US"/>
        </w:rPr>
        <w:t xml:space="preserve"> </w:t>
      </w:r>
      <w:r w:rsidRPr="7449E066" w:rsidR="15CCD8F1">
        <w:rPr>
          <w:rFonts w:ascii="Arial" w:hAnsi="Arial" w:eastAsia="Arial" w:cs="Arial" w:asciiTheme="minorAscii" w:hAnsiTheme="minorAscii" w:eastAsiaTheme="minorAscii" w:cstheme="minorAscii"/>
          <w:color w:val="000000" w:themeColor="text2" w:themeTint="FF" w:themeShade="FF"/>
          <w:lang w:val="en-US"/>
        </w:rPr>
        <w:t xml:space="preserve">one at a time </w:t>
      </w:r>
      <w:r w:rsidRPr="7449E066" w:rsidR="735C82FD">
        <w:rPr>
          <w:rFonts w:ascii="Arial" w:hAnsi="Arial" w:eastAsia="Arial" w:cs="Arial" w:asciiTheme="minorAscii" w:hAnsiTheme="minorAscii" w:eastAsiaTheme="minorAscii" w:cstheme="minorAscii"/>
          <w:color w:val="000000" w:themeColor="text2" w:themeTint="FF" w:themeShade="FF"/>
          <w:lang w:val="en-US"/>
        </w:rPr>
        <w:t>to</w:t>
      </w:r>
      <w:r w:rsidRPr="7449E066" w:rsidR="1D90A531">
        <w:rPr>
          <w:rFonts w:ascii="Arial" w:hAnsi="Arial" w:eastAsia="Arial" w:cs="Arial" w:asciiTheme="minorAscii" w:hAnsiTheme="minorAscii" w:eastAsiaTheme="minorAscii" w:cstheme="minorAscii"/>
          <w:color w:val="000000" w:themeColor="text2" w:themeTint="FF" w:themeShade="FF"/>
          <w:lang w:val="en-US"/>
        </w:rPr>
        <w:t xml:space="preserve"> suggest</w:t>
      </w:r>
      <w:r w:rsidRPr="7449E066" w:rsidR="735C82FD">
        <w:rPr>
          <w:rFonts w:ascii="Arial" w:hAnsi="Arial" w:eastAsia="Arial" w:cs="Arial" w:asciiTheme="minorAscii" w:hAnsiTheme="minorAscii" w:eastAsiaTheme="minorAscii" w:cstheme="minorAscii"/>
          <w:color w:val="000000" w:themeColor="text2" w:themeTint="FF" w:themeShade="FF"/>
          <w:lang w:val="en-US"/>
        </w:rPr>
        <w:t xml:space="preserve"> an</w:t>
      </w:r>
      <w:r w:rsidRPr="7449E066" w:rsidR="0158707A">
        <w:rPr>
          <w:rFonts w:ascii="Arial" w:hAnsi="Arial" w:eastAsia="Arial" w:cs="Arial" w:asciiTheme="minorAscii" w:hAnsiTheme="minorAscii" w:eastAsiaTheme="minorAscii" w:cstheme="minorAscii"/>
          <w:color w:val="000000" w:themeColor="text2" w:themeTint="FF" w:themeShade="FF"/>
          <w:lang w:val="en-US"/>
        </w:rPr>
        <w:t xml:space="preserve"> imaginary</w:t>
      </w:r>
      <w:r w:rsidRPr="7449E066" w:rsidR="735C82FD">
        <w:rPr>
          <w:rFonts w:ascii="Arial" w:hAnsi="Arial" w:eastAsia="Arial" w:cs="Arial" w:asciiTheme="minorAscii" w:hAnsiTheme="minorAscii" w:eastAsiaTheme="minorAscii" w:cstheme="minorAscii"/>
          <w:color w:val="000000" w:themeColor="text2" w:themeTint="FF" w:themeShade="FF"/>
          <w:lang w:val="en-US"/>
        </w:rPr>
        <w:t xml:space="preserve"> example</w:t>
      </w:r>
      <w:r w:rsidRPr="7449E066" w:rsidR="026D589C">
        <w:rPr>
          <w:rFonts w:ascii="Arial" w:hAnsi="Arial" w:eastAsia="Arial" w:cs="Arial" w:asciiTheme="minorAscii" w:hAnsiTheme="minorAscii" w:eastAsiaTheme="minorAscii" w:cstheme="minorAscii"/>
          <w:color w:val="000000" w:themeColor="text2" w:themeTint="FF" w:themeShade="FF"/>
          <w:lang w:val="en-US"/>
        </w:rPr>
        <w:t xml:space="preserve"> combining both</w:t>
      </w:r>
      <w:r w:rsidRPr="7449E066" w:rsidR="73795945">
        <w:rPr>
          <w:rFonts w:ascii="Arial" w:hAnsi="Arial" w:eastAsia="Arial" w:cs="Arial" w:asciiTheme="minorAscii" w:hAnsiTheme="minorAscii" w:eastAsiaTheme="minorAscii" w:cstheme="minorAscii"/>
          <w:color w:val="000000" w:themeColor="text2" w:themeTint="FF" w:themeShade="FF"/>
          <w:lang w:val="en-US"/>
        </w:rPr>
        <w:t xml:space="preserve"> the Do and the DON´T</w:t>
      </w:r>
      <w:r w:rsidRPr="7449E066" w:rsidR="4966C80C">
        <w:rPr>
          <w:rFonts w:ascii="Arial" w:hAnsi="Arial" w:eastAsia="Arial" w:cs="Arial" w:asciiTheme="minorAscii" w:hAnsiTheme="minorAscii" w:eastAsiaTheme="minorAscii" w:cstheme="minorAscii"/>
          <w:color w:val="000000" w:themeColor="text2" w:themeTint="FF" w:themeShade="FF"/>
          <w:lang w:val="en-US"/>
        </w:rPr>
        <w:t>.</w:t>
      </w:r>
      <w:r w:rsidRPr="7449E066" w:rsidR="3AC2430B">
        <w:rPr>
          <w:rFonts w:ascii="Arial" w:hAnsi="Arial" w:eastAsia="Arial" w:cs="Arial" w:asciiTheme="minorAscii" w:hAnsiTheme="minorAscii" w:eastAsiaTheme="minorAscii" w:cstheme="minorAscii"/>
          <w:color w:val="000000" w:themeColor="text2" w:themeTint="FF" w:themeShade="FF"/>
          <w:lang w:val="en-US"/>
        </w:rPr>
        <w:t xml:space="preserve"> </w:t>
      </w:r>
    </w:p>
    <w:p w:rsidR="158545F2" w:rsidP="7449E066" w:rsidRDefault="158545F2" w14:paraId="2A07F27C" w14:textId="6C817EEB">
      <w:pPr>
        <w:jc w:val="both"/>
        <w:rPr>
          <w:rFonts w:ascii="Arial" w:hAnsi="Arial" w:eastAsia="Arial" w:cs="Arial" w:asciiTheme="minorAscii" w:hAnsiTheme="minorAscii" w:eastAsiaTheme="minorAscii" w:cstheme="minorAscii"/>
          <w:color w:val="000000" w:themeColor="text2"/>
          <w:lang w:val="en-US"/>
        </w:rPr>
      </w:pPr>
    </w:p>
    <w:p w:rsidR="158545F2" w:rsidP="7449E066" w:rsidRDefault="1B9C4D96" w14:paraId="67172F2E" w14:textId="450A4076">
      <w:pPr>
        <w:jc w:val="both"/>
        <w:rPr>
          <w:rFonts w:ascii="Arial" w:hAnsi="Arial" w:eastAsia="Arial" w:cs="Arial" w:asciiTheme="minorAscii" w:hAnsiTheme="minorAscii" w:eastAsiaTheme="minorAscii" w:cstheme="minorAscii"/>
          <w:color w:val="000000" w:themeColor="text2"/>
          <w:lang w:val="en-US"/>
        </w:rPr>
      </w:pPr>
      <w:r w:rsidRPr="7449E066" w:rsidR="25EE893E">
        <w:rPr>
          <w:rFonts w:ascii="Arial" w:hAnsi="Arial" w:eastAsia="Arial" w:cs="Arial" w:asciiTheme="minorAscii" w:hAnsiTheme="minorAscii" w:eastAsiaTheme="minorAscii" w:cstheme="minorAscii"/>
          <w:b w:val="1"/>
          <w:bCs w:val="1"/>
          <w:color w:val="000000" w:themeColor="text2" w:themeTint="FF" w:themeShade="FF"/>
          <w:lang w:val="en-US"/>
        </w:rPr>
        <w:t>Hint</w:t>
      </w:r>
      <w:r w:rsidRPr="7449E066" w:rsidR="23921557">
        <w:rPr>
          <w:rFonts w:ascii="Arial" w:hAnsi="Arial" w:eastAsia="Arial" w:cs="Arial" w:asciiTheme="minorAscii" w:hAnsiTheme="minorAscii" w:eastAsiaTheme="minorAscii" w:cstheme="minorAscii"/>
          <w:b w:val="1"/>
          <w:bCs w:val="1"/>
          <w:color w:val="000000" w:themeColor="text2" w:themeTint="FF" w:themeShade="FF"/>
          <w:lang w:val="en-US"/>
        </w:rPr>
        <w:t xml:space="preserve"> 1</w:t>
      </w:r>
      <w:r w:rsidRPr="7449E066" w:rsidR="25EE893E">
        <w:rPr>
          <w:rFonts w:ascii="Arial" w:hAnsi="Arial" w:eastAsia="Arial" w:cs="Arial" w:asciiTheme="minorAscii" w:hAnsiTheme="minorAscii" w:eastAsiaTheme="minorAscii" w:cstheme="minorAscii"/>
          <w:b w:val="1"/>
          <w:bCs w:val="1"/>
          <w:color w:val="000000" w:themeColor="text2" w:themeTint="FF" w:themeShade="FF"/>
          <w:lang w:val="en-US"/>
        </w:rPr>
        <w:t xml:space="preserve">: </w:t>
      </w:r>
      <w:r w:rsidRPr="7449E066" w:rsidR="3279238B">
        <w:rPr>
          <w:rFonts w:ascii="Arial" w:hAnsi="Arial" w:eastAsia="Arial" w:cs="Arial" w:asciiTheme="minorAscii" w:hAnsiTheme="minorAscii" w:eastAsiaTheme="minorAscii" w:cstheme="minorAscii"/>
          <w:color w:val="000000" w:themeColor="text2" w:themeTint="FF" w:themeShade="FF"/>
          <w:lang w:val="en-US"/>
        </w:rPr>
        <w:t xml:space="preserve">To help students </w:t>
      </w:r>
      <w:r w:rsidRPr="7449E066" w:rsidR="5D92BACD">
        <w:rPr>
          <w:rFonts w:ascii="Arial" w:hAnsi="Arial" w:eastAsia="Arial" w:cs="Arial" w:asciiTheme="minorAscii" w:hAnsiTheme="minorAscii" w:eastAsiaTheme="minorAscii" w:cstheme="minorAscii"/>
          <w:color w:val="000000" w:themeColor="text2" w:themeTint="FF" w:themeShade="FF"/>
          <w:lang w:val="en-US"/>
        </w:rPr>
        <w:t>you</w:t>
      </w:r>
      <w:r w:rsidRPr="7449E066" w:rsidR="3279238B">
        <w:rPr>
          <w:rFonts w:ascii="Arial" w:hAnsi="Arial" w:eastAsia="Arial" w:cs="Arial" w:asciiTheme="minorAscii" w:hAnsiTheme="minorAscii" w:eastAsiaTheme="minorAscii" w:cstheme="minorAscii"/>
          <w:color w:val="000000" w:themeColor="text2" w:themeTint="FF" w:themeShade="FF"/>
          <w:lang w:val="en-US"/>
        </w:rPr>
        <w:t xml:space="preserve"> could be given a more specific context</w:t>
      </w:r>
      <w:r w:rsidRPr="7449E066" w:rsidR="74DEB294">
        <w:rPr>
          <w:rFonts w:ascii="Arial" w:hAnsi="Arial" w:eastAsia="Arial" w:cs="Arial" w:asciiTheme="minorAscii" w:hAnsiTheme="minorAscii" w:eastAsiaTheme="minorAscii" w:cstheme="minorAscii"/>
          <w:color w:val="000000" w:themeColor="text2" w:themeTint="FF" w:themeShade="FF"/>
          <w:lang w:val="en-US"/>
        </w:rPr>
        <w:t xml:space="preserve"> </w:t>
      </w:r>
      <w:r w:rsidRPr="7449E066" w:rsidR="12118790">
        <w:rPr>
          <w:rFonts w:ascii="Arial" w:hAnsi="Arial" w:eastAsia="Arial" w:cs="Arial" w:asciiTheme="minorAscii" w:hAnsiTheme="minorAscii" w:eastAsiaTheme="minorAscii" w:cstheme="minorAscii"/>
          <w:color w:val="000000" w:themeColor="text2" w:themeTint="FF" w:themeShade="FF"/>
          <w:lang w:val="en-US"/>
        </w:rPr>
        <w:t xml:space="preserve">relevant to the class </w:t>
      </w:r>
      <w:r w:rsidRPr="7449E066" w:rsidR="74DEB294">
        <w:rPr>
          <w:rFonts w:ascii="Arial" w:hAnsi="Arial" w:eastAsia="Arial" w:cs="Arial" w:asciiTheme="minorAscii" w:hAnsiTheme="minorAscii" w:eastAsiaTheme="minorAscii" w:cstheme="minorAscii"/>
          <w:color w:val="000000" w:themeColor="text2" w:themeTint="FF" w:themeShade="FF"/>
          <w:lang w:val="en-US"/>
        </w:rPr>
        <w:t>or start of the story</w:t>
      </w:r>
      <w:r w:rsidRPr="7449E066" w:rsidR="3279238B">
        <w:rPr>
          <w:rFonts w:ascii="Arial" w:hAnsi="Arial" w:eastAsia="Arial" w:cs="Arial" w:asciiTheme="minorAscii" w:hAnsiTheme="minorAscii" w:eastAsiaTheme="minorAscii" w:cstheme="minorAscii"/>
          <w:color w:val="000000" w:themeColor="text2" w:themeTint="FF" w:themeShade="FF"/>
          <w:lang w:val="en-US"/>
        </w:rPr>
        <w:t xml:space="preserve"> such as</w:t>
      </w:r>
      <w:r w:rsidRPr="7449E066" w:rsidR="097C0850">
        <w:rPr>
          <w:rFonts w:ascii="Arial" w:hAnsi="Arial" w:eastAsia="Arial" w:cs="Arial" w:asciiTheme="minorAscii" w:hAnsiTheme="minorAscii" w:eastAsiaTheme="minorAscii" w:cstheme="minorAscii"/>
          <w:color w:val="000000" w:themeColor="text2" w:themeTint="FF" w:themeShade="FF"/>
          <w:lang w:val="en-US"/>
        </w:rPr>
        <w:t>:</w:t>
      </w:r>
    </w:p>
    <w:p w:rsidR="158545F2" w:rsidP="7449E066" w:rsidRDefault="6FDD07B7" w14:paraId="7DB7A062" w14:textId="67927019">
      <w:pPr>
        <w:pStyle w:val="ListParagraph"/>
        <w:ind w:left="1440"/>
        <w:jc w:val="both"/>
        <w:rPr>
          <w:rFonts w:ascii="Arial" w:hAnsi="Arial" w:eastAsia="Arial" w:cs="Arial" w:asciiTheme="minorAscii" w:hAnsiTheme="minorAscii" w:eastAsiaTheme="minorAscii" w:cstheme="minorAscii"/>
          <w:i w:val="1"/>
          <w:iCs w:val="1"/>
          <w:color w:val="000000" w:themeColor="text2"/>
        </w:rPr>
      </w:pPr>
      <w:r w:rsidRPr="7449E066" w:rsidR="3279238B">
        <w:rPr>
          <w:rFonts w:ascii="Arial" w:hAnsi="Arial" w:eastAsia="Arial" w:cs="Arial" w:asciiTheme="minorAscii" w:hAnsiTheme="minorAscii" w:eastAsiaTheme="minorAscii" w:cstheme="minorAscii"/>
          <w:i w:val="1"/>
          <w:iCs w:val="1"/>
          <w:color w:val="000000" w:themeColor="text2" w:themeTint="FF" w:themeShade="FF"/>
        </w:rPr>
        <w:t xml:space="preserve">Students are working </w:t>
      </w:r>
      <w:r w:rsidRPr="7449E066" w:rsidR="1DD8C2D5">
        <w:rPr>
          <w:rFonts w:ascii="Arial" w:hAnsi="Arial" w:eastAsia="Arial" w:cs="Arial" w:asciiTheme="minorAscii" w:hAnsiTheme="minorAscii" w:eastAsiaTheme="minorAscii" w:cstheme="minorAscii"/>
          <w:i w:val="1"/>
          <w:iCs w:val="1"/>
          <w:color w:val="000000" w:themeColor="text2" w:themeTint="FF" w:themeShade="FF"/>
        </w:rPr>
        <w:t xml:space="preserve">on their IT tasks </w:t>
      </w:r>
      <w:r w:rsidRPr="7449E066" w:rsidR="3279238B">
        <w:rPr>
          <w:rFonts w:ascii="Arial" w:hAnsi="Arial" w:eastAsia="Arial" w:cs="Arial" w:asciiTheme="minorAscii" w:hAnsiTheme="minorAscii" w:eastAsiaTheme="minorAscii" w:cstheme="minorAscii"/>
          <w:i w:val="1"/>
          <w:iCs w:val="1"/>
          <w:color w:val="000000" w:themeColor="text2" w:themeTint="FF" w:themeShade="FF"/>
        </w:rPr>
        <w:t xml:space="preserve">at the computers </w:t>
      </w:r>
      <w:r w:rsidRPr="7449E066" w:rsidR="0BE552FC">
        <w:rPr>
          <w:rFonts w:ascii="Arial" w:hAnsi="Arial" w:eastAsia="Arial" w:cs="Arial" w:asciiTheme="minorAscii" w:hAnsiTheme="minorAscii" w:eastAsiaTheme="minorAscii" w:cstheme="minorAscii"/>
          <w:i w:val="1"/>
          <w:iCs w:val="1"/>
          <w:color w:val="000000" w:themeColor="text2" w:themeTint="FF" w:themeShade="FF"/>
        </w:rPr>
        <w:t xml:space="preserve">in the class. </w:t>
      </w:r>
      <w:r w:rsidRPr="7449E066" w:rsidR="7C824069">
        <w:rPr>
          <w:rFonts w:ascii="Arial" w:hAnsi="Arial" w:eastAsia="Arial" w:cs="Arial" w:asciiTheme="minorAscii" w:hAnsiTheme="minorAscii" w:eastAsiaTheme="minorAscii" w:cstheme="minorAscii"/>
          <w:i w:val="1"/>
          <w:iCs w:val="1"/>
          <w:color w:val="000000" w:themeColor="text2" w:themeTint="FF" w:themeShade="FF"/>
        </w:rPr>
        <w:t xml:space="preserve">Suddenly, in the class, someone </w:t>
      </w:r>
      <w:r w:rsidRPr="7449E066" w:rsidR="61147C19">
        <w:rPr>
          <w:rFonts w:ascii="Arial" w:hAnsi="Arial" w:eastAsia="Arial" w:cs="Arial" w:asciiTheme="minorAscii" w:hAnsiTheme="minorAscii" w:eastAsiaTheme="minorAscii" w:cstheme="minorAscii"/>
          <w:i w:val="1"/>
          <w:iCs w:val="1"/>
          <w:color w:val="000000" w:themeColor="text2" w:themeTint="FF" w:themeShade="FF"/>
        </w:rPr>
        <w:t>cries out -”Oops” ...</w:t>
      </w:r>
      <w:r w:rsidRPr="7449E066" w:rsidR="3279238B">
        <w:rPr>
          <w:rFonts w:ascii="Arial" w:hAnsi="Arial" w:eastAsia="Arial" w:cs="Arial" w:asciiTheme="minorAscii" w:hAnsiTheme="minorAscii" w:eastAsiaTheme="minorAscii" w:cstheme="minorAscii"/>
          <w:i w:val="1"/>
          <w:iCs w:val="1"/>
          <w:color w:val="000000" w:themeColor="text2" w:themeTint="FF" w:themeShade="FF"/>
        </w:rPr>
        <w:t>.</w:t>
      </w:r>
    </w:p>
    <w:p w:rsidR="65F411C7" w:rsidP="7449E066" w:rsidRDefault="65F411C7" w14:paraId="5B03C889" w14:textId="2A93C10F">
      <w:pPr>
        <w:jc w:val="both"/>
        <w:rPr>
          <w:rFonts w:ascii="Arial" w:hAnsi="Arial" w:eastAsia="Arial" w:cs="Arial" w:asciiTheme="minorAscii" w:hAnsiTheme="minorAscii" w:eastAsiaTheme="minorAscii" w:cstheme="minorAscii"/>
          <w:b w:val="1"/>
          <w:bCs w:val="1"/>
          <w:color w:val="000000" w:themeColor="text2"/>
          <w:lang w:val="en-GB"/>
        </w:rPr>
      </w:pPr>
    </w:p>
    <w:p w:rsidR="039D6BBA" w:rsidP="7449E066" w:rsidRDefault="039D6BBA" w14:paraId="0D658CE1" w14:textId="38338767">
      <w:pPr>
        <w:jc w:val="both"/>
        <w:rPr>
          <w:rFonts w:ascii="Arial" w:hAnsi="Arial" w:eastAsia="Arial" w:cs="Arial" w:asciiTheme="minorAscii" w:hAnsiTheme="minorAscii" w:eastAsiaTheme="minorAscii" w:cstheme="minorAscii"/>
          <w:color w:val="000000" w:themeColor="text2"/>
          <w:lang w:val="en-GB"/>
        </w:rPr>
      </w:pPr>
      <w:r w:rsidRPr="7449E066" w:rsidR="3AC2430B">
        <w:rPr>
          <w:rFonts w:ascii="Arial" w:hAnsi="Arial" w:eastAsia="Arial" w:cs="Arial" w:asciiTheme="minorAscii" w:hAnsiTheme="minorAscii" w:eastAsiaTheme="minorAscii" w:cstheme="minorAscii"/>
          <w:b w:val="1"/>
          <w:bCs w:val="1"/>
          <w:color w:val="000000" w:themeColor="text2" w:themeTint="FF" w:themeShade="FF"/>
          <w:lang w:val="en-GB"/>
        </w:rPr>
        <w:t xml:space="preserve">Hint </w:t>
      </w:r>
      <w:r w:rsidRPr="7449E066" w:rsidR="6D279655">
        <w:rPr>
          <w:rFonts w:ascii="Arial" w:hAnsi="Arial" w:eastAsia="Arial" w:cs="Arial" w:asciiTheme="minorAscii" w:hAnsiTheme="minorAscii" w:eastAsiaTheme="minorAscii" w:cstheme="minorAscii"/>
          <w:b w:val="1"/>
          <w:bCs w:val="1"/>
          <w:color w:val="000000" w:themeColor="text2" w:themeTint="FF" w:themeShade="FF"/>
          <w:lang w:val="en-GB"/>
        </w:rPr>
        <w:t>2</w:t>
      </w:r>
      <w:r w:rsidRPr="7449E066" w:rsidR="3AC2430B">
        <w:rPr>
          <w:rFonts w:ascii="Arial" w:hAnsi="Arial" w:eastAsia="Arial" w:cs="Arial" w:asciiTheme="minorAscii" w:hAnsiTheme="minorAscii" w:eastAsiaTheme="minorAscii" w:cstheme="minorAscii"/>
          <w:b w:val="1"/>
          <w:bCs w:val="1"/>
          <w:color w:val="000000" w:themeColor="text2" w:themeTint="FF" w:themeShade="FF"/>
          <w:lang w:val="en-GB"/>
        </w:rPr>
        <w:t>:</w:t>
      </w:r>
      <w:r w:rsidRPr="7449E066" w:rsidR="3AC2430B">
        <w:rPr>
          <w:rFonts w:ascii="Arial" w:hAnsi="Arial" w:eastAsia="Arial" w:cs="Arial" w:asciiTheme="minorAscii" w:hAnsiTheme="minorAscii" w:eastAsiaTheme="minorAscii" w:cstheme="minorAscii"/>
          <w:color w:val="000000" w:themeColor="text2" w:themeTint="FF" w:themeShade="FF"/>
          <w:lang w:val="en-GB"/>
        </w:rPr>
        <w:t xml:space="preserve"> </w:t>
      </w:r>
      <w:r w:rsidRPr="7449E066" w:rsidR="6C57A318">
        <w:rPr>
          <w:rFonts w:ascii="Arial" w:hAnsi="Arial" w:eastAsia="Arial" w:cs="Arial" w:asciiTheme="minorAscii" w:hAnsiTheme="minorAscii" w:eastAsiaTheme="minorAscii" w:cstheme="minorAscii"/>
          <w:color w:val="000000" w:themeColor="text2" w:themeTint="FF" w:themeShade="FF"/>
          <w:lang w:val="en-GB"/>
        </w:rPr>
        <w:t>Y</w:t>
      </w:r>
      <w:r w:rsidRPr="7449E066" w:rsidR="3AC2430B">
        <w:rPr>
          <w:rFonts w:ascii="Arial" w:hAnsi="Arial" w:eastAsia="Arial" w:cs="Arial" w:asciiTheme="minorAscii" w:hAnsiTheme="minorAscii" w:eastAsiaTheme="minorAscii" w:cstheme="minorAscii"/>
          <w:color w:val="000000" w:themeColor="text2" w:themeTint="FF" w:themeShade="FF"/>
          <w:lang w:val="en-GB"/>
        </w:rPr>
        <w:t>ou can choose the topic to make discussion easier, e.g. games.</w:t>
      </w:r>
    </w:p>
    <w:p w:rsidR="65F411C7" w:rsidP="7449E066" w:rsidRDefault="65F411C7" w14:paraId="4E2E4F49" w14:textId="3057768E">
      <w:pPr>
        <w:jc w:val="both"/>
        <w:rPr>
          <w:rFonts w:ascii="Arial" w:hAnsi="Arial" w:eastAsia="Arial" w:cs="Arial" w:asciiTheme="minorAscii" w:hAnsiTheme="minorAscii" w:eastAsiaTheme="minorAscii" w:cstheme="minorAscii"/>
          <w:b w:val="1"/>
          <w:bCs w:val="1"/>
          <w:color w:val="000000" w:themeColor="text2"/>
          <w:lang w:val="en-GB"/>
        </w:rPr>
      </w:pPr>
    </w:p>
    <w:p w:rsidR="4C3E596E" w:rsidP="7449E066" w:rsidRDefault="4C3E596E" w14:paraId="3F149048" w14:textId="40E639A1">
      <w:pPr>
        <w:jc w:val="both"/>
        <w:rPr>
          <w:rFonts w:ascii="Arial" w:hAnsi="Arial" w:eastAsia="Arial" w:cs="Arial" w:asciiTheme="minorAscii" w:hAnsiTheme="minorAscii" w:eastAsiaTheme="minorAscii" w:cstheme="minorAscii"/>
          <w:color w:val="000000" w:themeColor="text2"/>
          <w:lang w:val="en-GB"/>
        </w:rPr>
      </w:pPr>
      <w:r w:rsidRPr="7449E066" w:rsidR="59F5C9A0">
        <w:rPr>
          <w:rFonts w:ascii="Arial" w:hAnsi="Arial" w:eastAsia="Arial" w:cs="Arial" w:asciiTheme="minorAscii" w:hAnsiTheme="minorAscii" w:eastAsiaTheme="minorAscii" w:cstheme="minorAscii"/>
          <w:b w:val="1"/>
          <w:bCs w:val="1"/>
          <w:color w:val="000000" w:themeColor="text2" w:themeTint="FF" w:themeShade="FF"/>
          <w:lang w:val="en-GB"/>
        </w:rPr>
        <w:t xml:space="preserve">Task B: </w:t>
      </w:r>
      <w:r w:rsidRPr="7449E066" w:rsidR="5133133E">
        <w:rPr>
          <w:rFonts w:ascii="Arial" w:hAnsi="Arial" w:eastAsia="Arial" w:cs="Arial" w:asciiTheme="minorAscii" w:hAnsiTheme="minorAscii" w:eastAsiaTheme="minorAscii" w:cstheme="minorAscii"/>
          <w:b w:val="1"/>
          <w:bCs w:val="1"/>
          <w:color w:val="000000" w:themeColor="text2" w:themeTint="FF" w:themeShade="FF"/>
          <w:lang w:val="en-GB"/>
        </w:rPr>
        <w:t>Activity</w:t>
      </w:r>
      <w:r w:rsidRPr="7449E066" w:rsidR="459F745C">
        <w:rPr>
          <w:rFonts w:ascii="Arial" w:hAnsi="Arial" w:eastAsia="Arial" w:cs="Arial" w:asciiTheme="minorAscii" w:hAnsiTheme="minorAscii" w:eastAsiaTheme="minorAscii" w:cstheme="minorAscii"/>
          <w:color w:val="000000" w:themeColor="text2" w:themeTint="FF" w:themeShade="FF"/>
          <w:lang w:val="en-GB"/>
        </w:rPr>
        <w:t xml:space="preserve"> (A,</w:t>
      </w:r>
      <w:r w:rsidRPr="7449E066" w:rsidR="3120A604">
        <w:rPr>
          <w:rFonts w:ascii="Arial" w:hAnsi="Arial" w:eastAsia="Arial" w:cs="Arial" w:asciiTheme="minorAscii" w:hAnsiTheme="minorAscii" w:eastAsiaTheme="minorAscii" w:cstheme="minorAscii"/>
          <w:color w:val="000000" w:themeColor="text2" w:themeTint="FF" w:themeShade="FF"/>
          <w:lang w:val="en-GB"/>
        </w:rPr>
        <w:t xml:space="preserve"> O, W</w:t>
      </w:r>
      <w:r w:rsidRPr="7449E066" w:rsidR="459F745C">
        <w:rPr>
          <w:rFonts w:ascii="Arial" w:hAnsi="Arial" w:eastAsia="Arial" w:cs="Arial" w:asciiTheme="minorAscii" w:hAnsiTheme="minorAscii" w:eastAsiaTheme="minorAscii" w:cstheme="minorAscii"/>
          <w:color w:val="000000" w:themeColor="text2" w:themeTint="FF" w:themeShade="FF"/>
          <w:lang w:val="en-GB"/>
        </w:rPr>
        <w:t>)</w:t>
      </w:r>
      <w:r w:rsidRPr="7449E066" w:rsidR="352EE66C">
        <w:rPr>
          <w:rFonts w:ascii="Arial" w:hAnsi="Arial" w:eastAsia="Arial" w:cs="Arial" w:asciiTheme="minorAscii" w:hAnsiTheme="minorAscii" w:eastAsiaTheme="minorAscii" w:cstheme="minorAscii"/>
          <w:color w:val="000000" w:themeColor="text2" w:themeTint="FF" w:themeShade="FF"/>
          <w:lang w:val="en-GB"/>
        </w:rPr>
        <w:t xml:space="preserve"> - Ask the students to create a story/cartoon strip</w:t>
      </w:r>
      <w:r w:rsidRPr="7449E066" w:rsidR="70BA9724">
        <w:rPr>
          <w:rFonts w:ascii="Arial" w:hAnsi="Arial" w:eastAsia="Arial" w:cs="Arial" w:asciiTheme="minorAscii" w:hAnsiTheme="minorAscii" w:eastAsiaTheme="minorAscii" w:cstheme="minorAscii"/>
          <w:color w:val="000000" w:themeColor="text2" w:themeTint="FF" w:themeShade="FF"/>
          <w:lang w:val="en-GB"/>
        </w:rPr>
        <w:t xml:space="preserve"> (4-6 images)</w:t>
      </w:r>
      <w:r w:rsidRPr="7449E066" w:rsidR="352EE66C">
        <w:rPr>
          <w:rFonts w:ascii="Arial" w:hAnsi="Arial" w:eastAsia="Arial" w:cs="Arial" w:asciiTheme="minorAscii" w:hAnsiTheme="minorAscii" w:eastAsiaTheme="minorAscii" w:cstheme="minorAscii"/>
          <w:color w:val="000000" w:themeColor="text2" w:themeTint="FF" w:themeShade="FF"/>
          <w:lang w:val="en-GB"/>
        </w:rPr>
        <w:t>.</w:t>
      </w:r>
    </w:p>
    <w:p w:rsidR="770A5C01" w:rsidP="7449E066" w:rsidRDefault="770A5C01" w14:paraId="225A8E80" w14:textId="38B0E8FB">
      <w:pPr>
        <w:spacing w:before="240" w:after="240"/>
        <w:rPr>
          <w:rFonts w:ascii="Arial" w:hAnsi="Arial" w:eastAsia="Arial" w:cs="Arial" w:asciiTheme="minorAscii" w:hAnsiTheme="minorAscii" w:eastAsiaTheme="minorAscii" w:cstheme="minorAscii"/>
          <w:lang w:val="en-GB"/>
        </w:rPr>
      </w:pPr>
      <w:r w:rsidRPr="7449E066" w:rsidR="6D779862">
        <w:rPr>
          <w:rFonts w:ascii="Arial" w:hAnsi="Arial" w:eastAsia="Arial" w:cs="Arial" w:asciiTheme="minorAscii" w:hAnsiTheme="minorAscii" w:eastAsiaTheme="minorAscii" w:cstheme="minorAscii"/>
          <w:b w:val="1"/>
          <w:bCs w:val="1"/>
          <w:lang w:val="en-US"/>
        </w:rPr>
        <w:t xml:space="preserve">Note: </w:t>
      </w:r>
      <w:r w:rsidRPr="7449E066" w:rsidR="6D779862">
        <w:rPr>
          <w:rFonts w:ascii="Arial" w:hAnsi="Arial" w:eastAsia="Arial" w:cs="Arial" w:asciiTheme="minorAscii" w:hAnsiTheme="minorAscii" w:eastAsiaTheme="minorAscii" w:cstheme="minorAscii"/>
          <w:lang w:val="en-US"/>
        </w:rPr>
        <w:t>This activity requires some in advance preparation of resources.</w:t>
      </w:r>
    </w:p>
    <w:p w:rsidR="770A5C01" w:rsidP="7449E066" w:rsidRDefault="770A5C01" w14:paraId="37D5184D" w14:textId="5DC0237A">
      <w:pPr>
        <w:pStyle w:val="ListParagraph"/>
        <w:numPr>
          <w:ilvl w:val="0"/>
          <w:numId w:val="1"/>
        </w:numPr>
        <w:spacing w:before="240" w:after="240"/>
        <w:jc w:val="both"/>
        <w:rPr>
          <w:rFonts w:ascii="Arial" w:hAnsi="Arial" w:eastAsia="Arial" w:cs="Arial" w:asciiTheme="minorAscii" w:hAnsiTheme="minorAscii" w:eastAsiaTheme="minorAscii" w:cstheme="minorAscii"/>
          <w:lang w:val="en-GB"/>
        </w:rPr>
      </w:pPr>
      <w:r w:rsidRPr="7449E066" w:rsidR="6D779862">
        <w:rPr>
          <w:rFonts w:ascii="Arial" w:hAnsi="Arial" w:eastAsia="Arial" w:cs="Arial" w:asciiTheme="minorAscii" w:hAnsiTheme="minorAscii" w:eastAsiaTheme="minorAscii" w:cstheme="minorAscii"/>
          <w:lang w:val="en-US"/>
        </w:rPr>
        <w:t>Prepare the classroom so that the students can sit together in groups of 3-4.</w:t>
      </w:r>
    </w:p>
    <w:p w:rsidR="770A5C01" w:rsidP="7449E066" w:rsidRDefault="770A5C01" w14:paraId="1A39C8B8" w14:textId="0B0B65F6">
      <w:pPr>
        <w:pStyle w:val="ListParagraph"/>
        <w:numPr>
          <w:ilvl w:val="0"/>
          <w:numId w:val="1"/>
        </w:numPr>
        <w:spacing w:before="240" w:after="240"/>
        <w:jc w:val="both"/>
        <w:rPr>
          <w:rFonts w:ascii="Arial" w:hAnsi="Arial" w:eastAsia="Arial" w:cs="Arial" w:asciiTheme="minorAscii" w:hAnsiTheme="minorAscii" w:eastAsiaTheme="minorAscii" w:cstheme="minorAscii"/>
          <w:lang w:val="en-GB"/>
        </w:rPr>
      </w:pPr>
      <w:r w:rsidRPr="7449E066" w:rsidR="6D779862">
        <w:rPr>
          <w:rFonts w:ascii="Arial" w:hAnsi="Arial" w:eastAsia="Arial" w:cs="Arial" w:asciiTheme="minorAscii" w:hAnsiTheme="minorAscii" w:eastAsiaTheme="minorAscii" w:cstheme="minorAscii"/>
          <w:lang w:val="en-US"/>
        </w:rPr>
        <w:t>Print off som</w:t>
      </w:r>
      <w:r w:rsidRPr="7449E066" w:rsidR="6D779862">
        <w:rPr>
          <w:rFonts w:ascii="Arial" w:hAnsi="Arial" w:eastAsia="Arial" w:cs="Arial" w:asciiTheme="minorAscii" w:hAnsiTheme="minorAscii" w:eastAsiaTheme="minorAscii" w:cstheme="minorAscii"/>
          <w:lang w:val="en-US"/>
        </w:rPr>
        <w:t xml:space="preserve">e </w:t>
      </w:r>
      <w:r w:rsidRPr="7449E066" w:rsidR="60D8B11E">
        <w:rPr>
          <w:rFonts w:ascii="Arial" w:hAnsi="Arial" w:eastAsia="Arial" w:cs="Arial" w:asciiTheme="minorAscii" w:hAnsiTheme="minorAscii" w:eastAsiaTheme="minorAscii" w:cstheme="minorAscii"/>
          <w:lang w:val="en-US"/>
        </w:rPr>
        <w:t>Images</w:t>
      </w:r>
      <w:r w:rsidRPr="7449E066" w:rsidR="6D779862">
        <w:rPr>
          <w:rFonts w:ascii="Arial" w:hAnsi="Arial" w:eastAsia="Arial" w:cs="Arial" w:asciiTheme="minorAscii" w:hAnsiTheme="minorAscii" w:eastAsiaTheme="minorAscii" w:cstheme="minorAscii"/>
          <w:b w:val="1"/>
          <w:bCs w:val="1"/>
          <w:lang w:val="en-US"/>
        </w:rPr>
        <w:t xml:space="preserve"> </w:t>
      </w:r>
      <w:r w:rsidRPr="7449E066" w:rsidR="73EF9434">
        <w:rPr>
          <w:rFonts w:ascii="Arial" w:hAnsi="Arial" w:eastAsia="Arial" w:cs="Arial" w:asciiTheme="minorAscii" w:hAnsiTheme="minorAscii" w:eastAsiaTheme="minorAscii" w:cstheme="minorAscii"/>
          <w:b w:val="0"/>
          <w:bCs w:val="0"/>
          <w:lang w:val="en-US"/>
        </w:rPr>
        <w:t>6.4.3</w:t>
      </w:r>
      <w:r w:rsidRPr="7449E066" w:rsidR="73EF9434">
        <w:rPr>
          <w:rFonts w:ascii="Arial" w:hAnsi="Arial" w:eastAsia="Arial" w:cs="Arial" w:asciiTheme="minorAscii" w:hAnsiTheme="minorAscii" w:eastAsiaTheme="minorAscii" w:cstheme="minorAscii"/>
          <w:b w:val="0"/>
          <w:bCs w:val="0"/>
          <w:lang w:val="en-US"/>
        </w:rPr>
        <w:t xml:space="preserve"> </w:t>
      </w:r>
      <w:r w:rsidRPr="7449E066" w:rsidR="3D4CB83F">
        <w:rPr>
          <w:rFonts w:ascii="Arial" w:hAnsi="Arial" w:eastAsia="Arial" w:cs="Arial" w:asciiTheme="minorAscii" w:hAnsiTheme="minorAscii" w:eastAsiaTheme="minorAscii" w:cstheme="minorAscii"/>
          <w:b w:val="0"/>
          <w:bCs w:val="0"/>
          <w:lang w:val="en-US"/>
        </w:rPr>
        <w:t>Associative</w:t>
      </w:r>
      <w:r w:rsidRPr="7449E066" w:rsidR="3D4CB83F">
        <w:rPr>
          <w:rFonts w:ascii="Arial" w:hAnsi="Arial" w:eastAsia="Arial" w:cs="Arial" w:asciiTheme="minorAscii" w:hAnsiTheme="minorAscii" w:eastAsiaTheme="minorAscii" w:cstheme="minorAscii"/>
          <w:b w:val="0"/>
          <w:bCs w:val="0"/>
          <w:lang w:val="en-US"/>
        </w:rPr>
        <w:t xml:space="preserve"> </w:t>
      </w:r>
      <w:r w:rsidRPr="7449E066" w:rsidR="3D4CB83F">
        <w:rPr>
          <w:rFonts w:ascii="Arial" w:hAnsi="Arial" w:eastAsia="Arial" w:cs="Arial" w:asciiTheme="minorAscii" w:hAnsiTheme="minorAscii" w:eastAsiaTheme="minorAscii" w:cstheme="minorAscii"/>
          <w:b w:val="0"/>
          <w:bCs w:val="0"/>
          <w:lang w:val="en-US"/>
        </w:rPr>
        <w:t>pictures</w:t>
      </w:r>
      <w:r w:rsidRPr="7449E066" w:rsidR="236AE282">
        <w:rPr>
          <w:rFonts w:ascii="Arial" w:hAnsi="Arial" w:eastAsia="Arial" w:cs="Arial" w:asciiTheme="minorAscii" w:hAnsiTheme="minorAscii" w:eastAsiaTheme="minorAscii" w:cstheme="minorAscii"/>
          <w:b w:val="0"/>
          <w:bCs w:val="0"/>
          <w:lang w:val="en-US"/>
        </w:rPr>
        <w:t xml:space="preserve">. </w:t>
      </w:r>
      <w:r w:rsidRPr="7449E066" w:rsidR="773E8135">
        <w:rPr>
          <w:rFonts w:ascii="Arial" w:hAnsi="Arial" w:eastAsia="Arial" w:cs="Arial" w:asciiTheme="minorAscii" w:hAnsiTheme="minorAscii" w:eastAsiaTheme="minorAscii" w:cstheme="minorAscii"/>
          <w:b w:val="0"/>
          <w:bCs w:val="0"/>
          <w:lang w:val="en-US"/>
        </w:rPr>
        <w:t>B</w:t>
      </w:r>
      <w:r w:rsidRPr="7449E066" w:rsidR="5B573E2E">
        <w:rPr>
          <w:rFonts w:ascii="Arial" w:hAnsi="Arial" w:eastAsia="Arial" w:cs="Arial" w:asciiTheme="minorAscii" w:hAnsiTheme="minorAscii" w:eastAsiaTheme="minorAscii" w:cstheme="minorAscii"/>
          <w:b w:val="0"/>
          <w:bCs w:val="0"/>
          <w:lang w:val="en-US"/>
        </w:rPr>
        <w:t xml:space="preserve">e </w:t>
      </w:r>
      <w:r w:rsidRPr="7449E066" w:rsidR="5B573E2E">
        <w:rPr>
          <w:rFonts w:ascii="Arial" w:hAnsi="Arial" w:eastAsia="Arial" w:cs="Arial" w:asciiTheme="minorAscii" w:hAnsiTheme="minorAscii" w:eastAsiaTheme="minorAscii" w:cstheme="minorAscii"/>
          <w:b w:val="0"/>
          <w:bCs w:val="0"/>
          <w:lang w:val="en-US"/>
        </w:rPr>
        <w:t>aware</w:t>
      </w:r>
      <w:r w:rsidRPr="7449E066" w:rsidR="3D4CB83F">
        <w:rPr>
          <w:rFonts w:ascii="Arial" w:hAnsi="Arial" w:eastAsia="Arial" w:cs="Arial" w:asciiTheme="minorAscii" w:hAnsiTheme="minorAscii" w:eastAsiaTheme="minorAscii" w:cstheme="minorAscii"/>
          <w:b w:val="1"/>
          <w:bCs w:val="1"/>
          <w:lang w:val="en-US"/>
        </w:rPr>
        <w:t xml:space="preserve"> </w:t>
      </w:r>
      <w:r w:rsidRPr="7449E066" w:rsidR="6D779862">
        <w:rPr>
          <w:rFonts w:ascii="Arial" w:hAnsi="Arial" w:eastAsia="Arial" w:cs="Arial" w:asciiTheme="minorAscii" w:hAnsiTheme="minorAscii" w:eastAsiaTheme="minorAscii" w:cstheme="minorAscii"/>
          <w:lang w:val="en-US"/>
        </w:rPr>
        <w:t>to give to the groups (one per group).</w:t>
      </w:r>
    </w:p>
    <w:p w:rsidR="3373BFF8" w:rsidP="7449E066" w:rsidRDefault="3373BFF8" w14:paraId="2B7584D5" w14:textId="2FE4D29C">
      <w:pPr>
        <w:pStyle w:val="ListParagraph"/>
        <w:spacing w:before="240" w:after="240"/>
        <w:jc w:val="both"/>
        <w:rPr>
          <w:rFonts w:ascii="Arial" w:hAnsi="Arial" w:eastAsia="Arial" w:cs="Arial" w:asciiTheme="minorAscii" w:hAnsiTheme="minorAscii" w:eastAsiaTheme="minorAscii" w:cstheme="minorAscii"/>
          <w:lang w:val="en-GB"/>
        </w:rPr>
      </w:pPr>
    </w:p>
    <w:p w:rsidR="53202C7E" w:rsidP="7449E066" w:rsidRDefault="770A5C01" w14:paraId="4A4C94FC" w14:textId="13D45C5E">
      <w:pPr>
        <w:jc w:val="both"/>
        <w:rPr>
          <w:rFonts w:ascii="Arial" w:hAnsi="Arial" w:eastAsia="Arial" w:cs="Arial" w:asciiTheme="minorAscii" w:hAnsiTheme="minorAscii" w:eastAsiaTheme="minorAscii" w:cstheme="minorAscii"/>
          <w:color w:val="000000" w:themeColor="text2"/>
          <w:lang w:val="en-GB"/>
        </w:rPr>
      </w:pPr>
      <w:r w:rsidRPr="7449E066" w:rsidR="6D779862">
        <w:rPr>
          <w:rFonts w:ascii="Arial" w:hAnsi="Arial" w:eastAsia="Arial" w:cs="Arial" w:asciiTheme="minorAscii" w:hAnsiTheme="minorAscii" w:eastAsiaTheme="minorAscii" w:cstheme="minorAscii"/>
          <w:color w:val="000000" w:themeColor="text2" w:themeTint="FF" w:themeShade="FF"/>
          <w:lang w:val="en-GB"/>
        </w:rPr>
        <w:t>A</w:t>
      </w:r>
      <w:r w:rsidRPr="7449E066" w:rsidR="04481ABF">
        <w:rPr>
          <w:rFonts w:ascii="Arial" w:hAnsi="Arial" w:eastAsia="Arial" w:cs="Arial" w:asciiTheme="minorAscii" w:hAnsiTheme="minorAscii" w:eastAsiaTheme="minorAscii" w:cstheme="minorAscii"/>
          <w:color w:val="000000" w:themeColor="text2" w:themeTint="FF" w:themeShade="FF"/>
          <w:lang w:val="en-GB"/>
        </w:rPr>
        <w:t xml:space="preserve">sk </w:t>
      </w:r>
      <w:r w:rsidRPr="7449E066" w:rsidR="3BB1DD7E">
        <w:rPr>
          <w:rFonts w:ascii="Arial" w:hAnsi="Arial" w:eastAsia="Arial" w:cs="Arial" w:asciiTheme="minorAscii" w:hAnsiTheme="minorAscii" w:eastAsiaTheme="minorAscii" w:cstheme="minorAscii"/>
          <w:color w:val="000000" w:themeColor="text2" w:themeTint="FF" w:themeShade="FF"/>
          <w:lang w:val="en-GB"/>
        </w:rPr>
        <w:t>each group</w:t>
      </w:r>
      <w:r w:rsidRPr="7449E066" w:rsidR="04481ABF">
        <w:rPr>
          <w:rFonts w:ascii="Arial" w:hAnsi="Arial" w:eastAsia="Arial" w:cs="Arial" w:asciiTheme="minorAscii" w:hAnsiTheme="minorAscii" w:eastAsiaTheme="minorAscii" w:cstheme="minorAscii"/>
          <w:color w:val="000000" w:themeColor="text2" w:themeTint="FF" w:themeShade="FF"/>
          <w:lang w:val="en-GB"/>
        </w:rPr>
        <w:t xml:space="preserve"> to create a story</w:t>
      </w:r>
      <w:r w:rsidRPr="7449E066" w:rsidR="55440874">
        <w:rPr>
          <w:rFonts w:ascii="Arial" w:hAnsi="Arial" w:eastAsia="Arial" w:cs="Arial" w:asciiTheme="minorAscii" w:hAnsiTheme="minorAscii" w:eastAsiaTheme="minorAscii" w:cstheme="minorAscii"/>
          <w:color w:val="000000" w:themeColor="text2" w:themeTint="FF" w:themeShade="FF"/>
          <w:lang w:val="en-GB"/>
        </w:rPr>
        <w:t>/or a cartoon strip</w:t>
      </w:r>
      <w:r w:rsidRPr="7449E066" w:rsidR="04481ABF">
        <w:rPr>
          <w:rFonts w:ascii="Arial" w:hAnsi="Arial" w:eastAsia="Arial" w:cs="Arial" w:asciiTheme="minorAscii" w:hAnsiTheme="minorAscii" w:eastAsiaTheme="minorAscii" w:cstheme="minorAscii"/>
          <w:color w:val="000000" w:themeColor="text2" w:themeTint="FF" w:themeShade="FF"/>
          <w:lang w:val="en-GB"/>
        </w:rPr>
        <w:t xml:space="preserve"> </w:t>
      </w:r>
      <w:r w:rsidRPr="7449E066" w:rsidR="11CCE6CD">
        <w:rPr>
          <w:rFonts w:ascii="Arial" w:hAnsi="Arial" w:eastAsia="Arial" w:cs="Arial" w:asciiTheme="minorAscii" w:hAnsiTheme="minorAscii" w:eastAsiaTheme="minorAscii" w:cstheme="minorAscii"/>
          <w:color w:val="000000" w:themeColor="text2" w:themeTint="FF" w:themeShade="FF"/>
          <w:lang w:val="en-GB"/>
        </w:rPr>
        <w:t>that</w:t>
      </w:r>
      <w:r w:rsidRPr="7449E066" w:rsidR="04481ABF">
        <w:rPr>
          <w:rFonts w:ascii="Arial" w:hAnsi="Arial" w:eastAsia="Arial" w:cs="Arial" w:asciiTheme="minorAscii" w:hAnsiTheme="minorAscii" w:eastAsiaTheme="minorAscii" w:cstheme="minorAscii"/>
          <w:color w:val="000000" w:themeColor="text2" w:themeTint="FF" w:themeShade="FF"/>
          <w:lang w:val="en-GB"/>
        </w:rPr>
        <w:t xml:space="preserve"> </w:t>
      </w:r>
      <w:r w:rsidRPr="7449E066" w:rsidR="55164994">
        <w:rPr>
          <w:rFonts w:ascii="Arial" w:hAnsi="Arial" w:eastAsia="Arial" w:cs="Arial" w:asciiTheme="minorAscii" w:hAnsiTheme="minorAscii" w:eastAsiaTheme="minorAscii" w:cstheme="minorAscii"/>
          <w:color w:val="000000" w:themeColor="text2" w:themeTint="FF" w:themeShade="FF"/>
          <w:lang w:val="en-GB"/>
        </w:rPr>
        <w:t>is based on the associative picture they have. The story/or a cartoon strip</w:t>
      </w:r>
      <w:r w:rsidRPr="7449E066" w:rsidR="1D254D6B">
        <w:rPr>
          <w:rFonts w:ascii="Arial" w:hAnsi="Arial" w:eastAsia="Arial" w:cs="Arial" w:asciiTheme="minorAscii" w:hAnsiTheme="minorAscii" w:eastAsiaTheme="minorAscii" w:cstheme="minorAscii"/>
          <w:color w:val="000000" w:themeColor="text2" w:themeTint="FF" w:themeShade="FF"/>
          <w:lang w:val="en-GB"/>
        </w:rPr>
        <w:t xml:space="preserve"> (4-6 images)</w:t>
      </w:r>
      <w:r w:rsidRPr="7449E066" w:rsidR="55164994">
        <w:rPr>
          <w:rFonts w:ascii="Arial" w:hAnsi="Arial" w:eastAsia="Arial" w:cs="Arial" w:asciiTheme="minorAscii" w:hAnsiTheme="minorAscii" w:eastAsiaTheme="minorAscii" w:cstheme="minorAscii"/>
          <w:color w:val="000000" w:themeColor="text2" w:themeTint="FF" w:themeShade="FF"/>
          <w:lang w:val="en-GB"/>
        </w:rPr>
        <w:t xml:space="preserve"> must </w:t>
      </w:r>
      <w:r w:rsidRPr="7449E066" w:rsidR="04481ABF">
        <w:rPr>
          <w:rFonts w:ascii="Arial" w:hAnsi="Arial" w:eastAsia="Arial" w:cs="Arial" w:asciiTheme="minorAscii" w:hAnsiTheme="minorAscii" w:eastAsiaTheme="minorAscii" w:cstheme="minorAscii"/>
          <w:color w:val="000000" w:themeColor="text2" w:themeTint="FF" w:themeShade="FF"/>
          <w:lang w:val="en-GB"/>
        </w:rPr>
        <w:t>incorporat</w:t>
      </w:r>
      <w:r w:rsidRPr="7449E066" w:rsidR="78C7C286">
        <w:rPr>
          <w:rFonts w:ascii="Arial" w:hAnsi="Arial" w:eastAsia="Arial" w:cs="Arial" w:asciiTheme="minorAscii" w:hAnsiTheme="minorAscii" w:eastAsiaTheme="minorAscii" w:cstheme="minorAscii"/>
          <w:color w:val="000000" w:themeColor="text2" w:themeTint="FF" w:themeShade="FF"/>
          <w:lang w:val="en-GB"/>
        </w:rPr>
        <w:t>e</w:t>
      </w:r>
      <w:r w:rsidRPr="7449E066" w:rsidR="2A5F8403">
        <w:rPr>
          <w:rFonts w:ascii="Arial" w:hAnsi="Arial" w:eastAsia="Arial" w:cs="Arial" w:asciiTheme="minorAscii" w:hAnsiTheme="minorAscii" w:eastAsiaTheme="minorAscii" w:cstheme="minorAscii"/>
          <w:color w:val="000000" w:themeColor="text2" w:themeTint="FF" w:themeShade="FF"/>
          <w:lang w:val="en-GB"/>
        </w:rPr>
        <w:t xml:space="preserve"> </w:t>
      </w:r>
      <w:r w:rsidRPr="7449E066" w:rsidR="5628CB74">
        <w:rPr>
          <w:rFonts w:ascii="Arial" w:hAnsi="Arial" w:eastAsia="Arial" w:cs="Arial" w:asciiTheme="minorAscii" w:hAnsiTheme="minorAscii" w:eastAsiaTheme="minorAscii" w:cstheme="minorAscii"/>
          <w:color w:val="000000" w:themeColor="text2" w:themeTint="FF" w:themeShade="FF"/>
          <w:lang w:val="en-GB"/>
        </w:rPr>
        <w:t xml:space="preserve">the following </w:t>
      </w:r>
      <w:r w:rsidRPr="7449E066" w:rsidR="2A5F8403">
        <w:rPr>
          <w:rFonts w:ascii="Arial" w:hAnsi="Arial" w:eastAsia="Arial" w:cs="Arial" w:asciiTheme="minorAscii" w:hAnsiTheme="minorAscii" w:eastAsiaTheme="minorAscii" w:cstheme="minorAscii"/>
          <w:color w:val="000000" w:themeColor="text2" w:themeTint="FF" w:themeShade="FF"/>
          <w:lang w:val="en-GB"/>
        </w:rPr>
        <w:t>protection measures</w:t>
      </w:r>
      <w:r w:rsidRPr="7449E066" w:rsidR="04481ABF">
        <w:rPr>
          <w:rFonts w:ascii="Arial" w:hAnsi="Arial" w:eastAsia="Arial" w:cs="Arial" w:asciiTheme="minorAscii" w:hAnsiTheme="minorAscii" w:eastAsiaTheme="minorAscii" w:cstheme="minorAscii"/>
          <w:color w:val="000000" w:themeColor="text2" w:themeTint="FF" w:themeShade="FF"/>
          <w:lang w:val="en-GB"/>
        </w:rPr>
        <w:t>:</w:t>
      </w:r>
    </w:p>
    <w:p w:rsidR="53202C7E" w:rsidP="7449E066" w:rsidRDefault="53202C7E" w14:paraId="35F0F74C" w14:textId="5D32F09C">
      <w:pPr>
        <w:pStyle w:val="ListParagraph"/>
        <w:numPr>
          <w:ilvl w:val="1"/>
          <w:numId w:val="16"/>
        </w:numPr>
        <w:jc w:val="both"/>
        <w:rPr>
          <w:rFonts w:ascii="Arial" w:hAnsi="Arial" w:eastAsia="Arial" w:cs="Arial" w:asciiTheme="minorAscii" w:hAnsiTheme="minorAscii" w:eastAsiaTheme="minorAscii" w:cstheme="minorAscii"/>
          <w:i w:val="1"/>
          <w:iCs w:val="1"/>
          <w:color w:val="000000" w:themeColor="text2"/>
          <w:lang w:val="en-GB"/>
        </w:rPr>
      </w:pPr>
      <w:r w:rsidRPr="7449E066" w:rsidR="04481ABF">
        <w:rPr>
          <w:rFonts w:ascii="Arial" w:hAnsi="Arial" w:eastAsia="Arial" w:cs="Arial" w:asciiTheme="minorAscii" w:hAnsiTheme="minorAscii" w:eastAsiaTheme="minorAscii" w:cstheme="minorAscii"/>
          <w:i w:val="1"/>
          <w:iCs w:val="1"/>
          <w:color w:val="000000" w:themeColor="text2" w:themeTint="FF" w:themeShade="FF"/>
          <w:lang w:val="en-GB"/>
        </w:rPr>
        <w:t>Don’t click on strange links.</w:t>
      </w:r>
    </w:p>
    <w:p w:rsidR="53202C7E" w:rsidP="7449E066" w:rsidRDefault="53202C7E" w14:paraId="7A733BF6" w14:textId="33BC89A8">
      <w:pPr>
        <w:pStyle w:val="ListParagraph"/>
        <w:numPr>
          <w:ilvl w:val="1"/>
          <w:numId w:val="16"/>
        </w:numPr>
        <w:spacing w:before="240" w:after="240"/>
        <w:rPr>
          <w:rFonts w:ascii="Arial" w:hAnsi="Arial" w:eastAsia="Arial" w:cs="Arial" w:asciiTheme="minorAscii" w:hAnsiTheme="minorAscii" w:eastAsiaTheme="minorAscii" w:cstheme="minorAscii"/>
          <w:i w:val="1"/>
          <w:iCs w:val="1"/>
          <w:lang w:val="en-GB"/>
        </w:rPr>
      </w:pPr>
      <w:r w:rsidRPr="7449E066" w:rsidR="04481ABF">
        <w:rPr>
          <w:rFonts w:ascii="Arial" w:hAnsi="Arial" w:eastAsia="Arial" w:cs="Arial" w:asciiTheme="minorAscii" w:hAnsiTheme="minorAscii" w:eastAsiaTheme="minorAscii" w:cstheme="minorAscii"/>
          <w:i w:val="1"/>
          <w:iCs w:val="1"/>
          <w:lang w:val="en-GB"/>
        </w:rPr>
        <w:t>Download only from trusted places.</w:t>
      </w:r>
    </w:p>
    <w:p w:rsidR="53202C7E" w:rsidP="7449E066" w:rsidRDefault="53202C7E" w14:paraId="26860E72" w14:textId="011DE9E0">
      <w:pPr>
        <w:pStyle w:val="ListParagraph"/>
        <w:numPr>
          <w:ilvl w:val="1"/>
          <w:numId w:val="16"/>
        </w:numPr>
        <w:spacing w:before="240" w:after="240"/>
        <w:rPr>
          <w:rFonts w:ascii="Arial" w:hAnsi="Arial" w:eastAsia="Arial" w:cs="Arial" w:asciiTheme="minorAscii" w:hAnsiTheme="minorAscii" w:eastAsiaTheme="minorAscii" w:cstheme="minorAscii"/>
          <w:i w:val="1"/>
          <w:iCs w:val="1"/>
          <w:lang w:val="en-GB"/>
        </w:rPr>
      </w:pPr>
      <w:r w:rsidRPr="7449E066" w:rsidR="04481ABF">
        <w:rPr>
          <w:rFonts w:ascii="Arial" w:hAnsi="Arial" w:eastAsia="Arial" w:cs="Arial" w:asciiTheme="minorAscii" w:hAnsiTheme="minorAscii" w:eastAsiaTheme="minorAscii" w:cstheme="minorAscii"/>
          <w:i w:val="1"/>
          <w:iCs w:val="1"/>
          <w:lang w:val="en-GB"/>
        </w:rPr>
        <w:t>Keep your computer and apps updated.</w:t>
      </w:r>
    </w:p>
    <w:p w:rsidR="53202C7E" w:rsidP="7449E066" w:rsidRDefault="53202C7E" w14:paraId="4390F3E7" w14:textId="0DA1FA0E">
      <w:pPr>
        <w:pStyle w:val="ListParagraph"/>
        <w:numPr>
          <w:ilvl w:val="1"/>
          <w:numId w:val="16"/>
        </w:numPr>
        <w:spacing w:before="240" w:after="240"/>
        <w:rPr>
          <w:rFonts w:ascii="Arial" w:hAnsi="Arial" w:eastAsia="Arial" w:cs="Arial" w:asciiTheme="minorAscii" w:hAnsiTheme="minorAscii" w:eastAsiaTheme="minorAscii" w:cstheme="minorAscii"/>
          <w:i w:val="1"/>
          <w:iCs w:val="1"/>
          <w:lang w:val="en-GB"/>
        </w:rPr>
      </w:pPr>
      <w:r w:rsidRPr="7449E066" w:rsidR="04481ABF">
        <w:rPr>
          <w:rFonts w:ascii="Arial" w:hAnsi="Arial" w:eastAsia="Arial" w:cs="Arial" w:asciiTheme="minorAscii" w:hAnsiTheme="minorAscii" w:eastAsiaTheme="minorAscii" w:cstheme="minorAscii"/>
          <w:i w:val="1"/>
          <w:iCs w:val="1"/>
          <w:lang w:val="en-GB"/>
        </w:rPr>
        <w:t>Install antivirus software.</w:t>
      </w:r>
    </w:p>
    <w:p w:rsidR="53202C7E" w:rsidP="7449E066" w:rsidRDefault="53202C7E" w14:paraId="733E6274" w14:textId="44E910CC">
      <w:pPr>
        <w:pStyle w:val="ListParagraph"/>
        <w:numPr>
          <w:ilvl w:val="1"/>
          <w:numId w:val="16"/>
        </w:numPr>
        <w:spacing w:before="240" w:after="240"/>
        <w:rPr>
          <w:rFonts w:ascii="Arial" w:hAnsi="Arial" w:eastAsia="Arial" w:cs="Arial" w:asciiTheme="minorAscii" w:hAnsiTheme="minorAscii" w:eastAsiaTheme="minorAscii" w:cstheme="minorAscii"/>
          <w:i w:val="1"/>
          <w:iCs w:val="1"/>
          <w:lang w:val="en-GB"/>
        </w:rPr>
      </w:pPr>
      <w:r w:rsidRPr="7449E066" w:rsidR="04481ABF">
        <w:rPr>
          <w:rFonts w:ascii="Arial" w:hAnsi="Arial" w:eastAsia="Arial" w:cs="Arial" w:asciiTheme="minorAscii" w:hAnsiTheme="minorAscii" w:eastAsiaTheme="minorAscii" w:cstheme="minorAscii"/>
          <w:i w:val="1"/>
          <w:iCs w:val="1"/>
          <w:lang w:val="en-GB"/>
        </w:rPr>
        <w:t>Ask an adult before installing anything.</w:t>
      </w:r>
    </w:p>
    <w:p w:rsidR="53202C7E" w:rsidP="7449E066" w:rsidRDefault="53202C7E" w14:paraId="7F850A2E" w14:textId="4B112623">
      <w:pPr>
        <w:pStyle w:val="ListParagraph"/>
        <w:numPr>
          <w:ilvl w:val="1"/>
          <w:numId w:val="16"/>
        </w:numPr>
        <w:rPr>
          <w:rFonts w:ascii="Arial" w:hAnsi="Arial" w:eastAsia="Arial" w:cs="Arial" w:asciiTheme="minorAscii" w:hAnsiTheme="minorAscii" w:eastAsiaTheme="minorAscii" w:cstheme="minorAscii"/>
          <w:i w:val="1"/>
          <w:iCs w:val="1"/>
          <w:lang w:val="en-GB"/>
        </w:rPr>
      </w:pPr>
      <w:r w:rsidRPr="7449E066" w:rsidR="04481ABF">
        <w:rPr>
          <w:rFonts w:ascii="Arial" w:hAnsi="Arial" w:eastAsia="Arial" w:cs="Arial" w:asciiTheme="minorAscii" w:hAnsiTheme="minorAscii" w:eastAsiaTheme="minorAscii" w:cstheme="minorAscii"/>
          <w:i w:val="1"/>
          <w:iCs w:val="1"/>
          <w:lang w:val="en-GB"/>
        </w:rPr>
        <w:t>Be careful with email attachments.</w:t>
      </w:r>
    </w:p>
    <w:p w:rsidR="0345AE7F" w:rsidP="7449E066" w:rsidRDefault="0345AE7F" w14:paraId="0C42A4BC" w14:textId="5AA17D72">
      <w:pPr>
        <w:rPr>
          <w:rFonts w:ascii="Arial" w:hAnsi="Arial" w:eastAsia="Arial" w:cs="Arial" w:asciiTheme="minorAscii" w:hAnsiTheme="minorAscii" w:eastAsiaTheme="minorAscii" w:cstheme="minorAscii"/>
          <w:lang w:val="en-GB"/>
        </w:rPr>
      </w:pPr>
    </w:p>
    <w:p w:rsidR="65F411C7" w:rsidP="7449E066" w:rsidRDefault="3EEF2D33" w14:paraId="083FED43" w14:textId="23474582">
      <w:pPr>
        <w:rPr>
          <w:rFonts w:ascii="Arial" w:hAnsi="Arial" w:eastAsia="Arial" w:cs="Arial" w:asciiTheme="minorAscii" w:hAnsiTheme="minorAscii" w:eastAsiaTheme="minorAscii" w:cstheme="minorAscii"/>
        </w:rPr>
      </w:pPr>
      <w:r w:rsidRPr="7449E066" w:rsidR="4A5F685F">
        <w:rPr>
          <w:rFonts w:ascii="Arial" w:hAnsi="Arial" w:eastAsia="Arial" w:cs="Arial" w:asciiTheme="minorAscii" w:hAnsiTheme="minorAscii" w:eastAsiaTheme="minorAscii" w:cstheme="minorAscii"/>
          <w:u w:val="single"/>
        </w:rPr>
        <w:t>An example</w:t>
      </w:r>
      <w:r w:rsidRPr="7449E066" w:rsidR="4A5F685F">
        <w:rPr>
          <w:rFonts w:ascii="Arial" w:hAnsi="Arial" w:eastAsia="Arial" w:cs="Arial" w:asciiTheme="minorAscii" w:hAnsiTheme="minorAscii" w:eastAsiaTheme="minorAscii" w:cstheme="minorAscii"/>
        </w:rPr>
        <w:t xml:space="preserve"> of the associative figure for the task:</w:t>
      </w:r>
    </w:p>
    <w:p w:rsidR="3EEF2D33" w:rsidP="7449E066" w:rsidRDefault="3EEF2D33" w14:paraId="2BE8F2B3" w14:textId="345DEA18">
      <w:pPr>
        <w:rPr>
          <w:rFonts w:ascii="Arial" w:hAnsi="Arial" w:eastAsia="Arial" w:cs="Arial" w:asciiTheme="minorAscii" w:hAnsiTheme="minorAscii" w:eastAsiaTheme="minorAscii" w:cstheme="minorAscii"/>
        </w:rPr>
      </w:pPr>
      <w:r w:rsidR="4A5F685F">
        <w:drawing>
          <wp:inline wp14:editId="4BFDC6A8" wp14:anchorId="1FFDA956">
            <wp:extent cx="2266950" cy="2266950"/>
            <wp:effectExtent l="0" t="0" r="0" b="0"/>
            <wp:docPr id="62891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73851820" name="Picture 1873851820"/>
                    <pic:cNvPicPr/>
                  </pic:nvPicPr>
                  <pic:blipFill>
                    <a:blip xmlns:r="http://schemas.openxmlformats.org/officeDocument/2006/relationships" r:embed="rId12">
                      <a:extLst>
                        <a:ext uri="{28A0092B-C50C-407E-A947-70E740481C1C}">
                          <a14:useLocalDpi xmlns:a14="http://schemas.microsoft.com/office/drawing/2010/main"/>
                        </a:ext>
                      </a:extLst>
                    </a:blip>
                    <a:stretch>
                      <a:fillRect/>
                    </a:stretch>
                  </pic:blipFill>
                  <pic:spPr>
                    <a:xfrm>
                      <a:off x="0" y="0"/>
                      <a:ext cx="2266950" cy="2266950"/>
                    </a:xfrm>
                    <a:prstGeom prst="rect">
                      <a:avLst/>
                    </a:prstGeom>
                  </pic:spPr>
                </pic:pic>
              </a:graphicData>
            </a:graphic>
          </wp:inline>
        </w:drawing>
      </w:r>
    </w:p>
    <w:p w:rsidR="0345AE7F" w:rsidP="7449E066" w:rsidRDefault="0345AE7F" w14:paraId="5EE3B625" w14:textId="5FF8BFF6">
      <w:pPr>
        <w:rPr>
          <w:rFonts w:ascii="Arial" w:hAnsi="Arial" w:eastAsia="Arial" w:cs="Arial" w:asciiTheme="minorAscii" w:hAnsiTheme="minorAscii" w:eastAsiaTheme="minorAscii" w:cstheme="minorAscii"/>
          <w:lang w:val="en-US"/>
        </w:rPr>
      </w:pPr>
      <w:r w:rsidRPr="7449E066" w:rsidR="6A33A8A3">
        <w:rPr>
          <w:rFonts w:ascii="Arial" w:hAnsi="Arial" w:eastAsia="Arial" w:cs="Arial" w:asciiTheme="minorAscii" w:hAnsiTheme="minorAscii" w:eastAsiaTheme="minorAscii" w:cstheme="minorAscii"/>
          <w:lang w:val="en-US"/>
        </w:rPr>
        <w:t xml:space="preserve">Students </w:t>
      </w:r>
      <w:r w:rsidRPr="7449E066" w:rsidR="6A33A8A3">
        <w:rPr>
          <w:rFonts w:ascii="Arial" w:hAnsi="Arial" w:eastAsia="Arial" w:cs="Arial" w:asciiTheme="minorAscii" w:hAnsiTheme="minorAscii" w:eastAsiaTheme="minorAscii" w:cstheme="minorAscii"/>
          <w:lang w:val="en-US"/>
        </w:rPr>
        <w:t>have to</w:t>
      </w:r>
      <w:r w:rsidRPr="7449E066" w:rsidR="6A33A8A3">
        <w:rPr>
          <w:rFonts w:ascii="Arial" w:hAnsi="Arial" w:eastAsia="Arial" w:cs="Arial" w:asciiTheme="minorAscii" w:hAnsiTheme="minorAscii" w:eastAsiaTheme="minorAscii" w:cstheme="minorAscii"/>
          <w:lang w:val="en-US"/>
        </w:rPr>
        <w:t xml:space="preserve"> </w:t>
      </w:r>
      <w:r w:rsidRPr="7449E066" w:rsidR="6A33A8A3">
        <w:rPr>
          <w:rFonts w:ascii="Arial" w:hAnsi="Arial" w:eastAsia="Arial" w:cs="Arial" w:asciiTheme="minorAscii" w:hAnsiTheme="minorAscii" w:eastAsiaTheme="minorAscii" w:cstheme="minorAscii"/>
          <w:lang w:val="en-US"/>
        </w:rPr>
        <w:t>think</w:t>
      </w:r>
      <w:r w:rsidRPr="7449E066" w:rsidR="6A33A8A3">
        <w:rPr>
          <w:rFonts w:ascii="Arial" w:hAnsi="Arial" w:eastAsia="Arial" w:cs="Arial" w:asciiTheme="minorAscii" w:hAnsiTheme="minorAscii" w:eastAsiaTheme="minorAscii" w:cstheme="minorAscii"/>
          <w:lang w:val="en-US"/>
        </w:rPr>
        <w:t xml:space="preserve"> what happened to the </w:t>
      </w:r>
      <w:r w:rsidRPr="7449E066" w:rsidR="6A33A8A3">
        <w:rPr>
          <w:rFonts w:ascii="Arial" w:hAnsi="Arial" w:eastAsia="Arial" w:cs="Arial" w:asciiTheme="minorAscii" w:hAnsiTheme="minorAscii" w:eastAsiaTheme="minorAscii" w:cstheme="minorAscii"/>
          <w:lang w:val="en-US"/>
        </w:rPr>
        <w:t>boy.</w:t>
      </w:r>
      <w:r w:rsidRPr="7449E066" w:rsidR="478A5983">
        <w:rPr>
          <w:rFonts w:ascii="Arial" w:hAnsi="Arial" w:eastAsia="Arial" w:cs="Arial" w:asciiTheme="minorAscii" w:hAnsiTheme="minorAscii" w:eastAsiaTheme="minorAscii" w:cstheme="minorAscii"/>
          <w:lang w:val="en-US"/>
        </w:rPr>
        <w:t xml:space="preserve"> </w:t>
      </w:r>
      <w:r w:rsidRPr="7449E066" w:rsidR="78C3B954">
        <w:rPr>
          <w:rFonts w:ascii="Arial" w:hAnsi="Arial" w:eastAsia="Arial" w:cs="Arial" w:asciiTheme="minorAscii" w:hAnsiTheme="minorAscii" w:eastAsiaTheme="minorAscii" w:cstheme="minorAscii"/>
          <w:lang w:val="en-US"/>
        </w:rPr>
        <w:t>What</w:t>
      </w:r>
      <w:r w:rsidRPr="7449E066" w:rsidR="78C3B954">
        <w:rPr>
          <w:rFonts w:ascii="Arial" w:hAnsi="Arial" w:eastAsia="Arial" w:cs="Arial" w:asciiTheme="minorAscii" w:hAnsiTheme="minorAscii" w:eastAsiaTheme="minorAscii" w:cstheme="minorAscii"/>
          <w:lang w:val="en-US"/>
        </w:rPr>
        <w:t xml:space="preserve"> </w:t>
      </w:r>
      <w:r w:rsidRPr="7449E066" w:rsidR="71DC2259">
        <w:rPr>
          <w:rFonts w:ascii="Arial" w:hAnsi="Arial" w:eastAsia="Arial" w:cs="Arial" w:asciiTheme="minorAscii" w:hAnsiTheme="minorAscii" w:eastAsiaTheme="minorAscii" w:cstheme="minorAscii"/>
          <w:lang w:val="en-US"/>
        </w:rPr>
        <w:t>does</w:t>
      </w:r>
      <w:r w:rsidRPr="7449E066" w:rsidR="78C3B954">
        <w:rPr>
          <w:rFonts w:ascii="Arial" w:hAnsi="Arial" w:eastAsia="Arial" w:cs="Arial" w:asciiTheme="minorAscii" w:hAnsiTheme="minorAscii" w:eastAsiaTheme="minorAscii" w:cstheme="minorAscii"/>
          <w:lang w:val="en-US"/>
        </w:rPr>
        <w:t xml:space="preserve"> the situation </w:t>
      </w:r>
      <w:r w:rsidRPr="7449E066" w:rsidR="78C3B954">
        <w:rPr>
          <w:rFonts w:ascii="Arial" w:hAnsi="Arial" w:eastAsia="Arial" w:cs="Arial" w:asciiTheme="minorAscii" w:hAnsiTheme="minorAscii" w:eastAsiaTheme="minorAscii" w:cstheme="minorAscii"/>
          <w:lang w:val="en-US"/>
        </w:rPr>
        <w:t>show</w:t>
      </w:r>
      <w:r w:rsidRPr="7449E066" w:rsidR="78C3B954">
        <w:rPr>
          <w:rFonts w:ascii="Arial" w:hAnsi="Arial" w:eastAsia="Arial" w:cs="Arial" w:asciiTheme="minorAscii" w:hAnsiTheme="minorAscii" w:eastAsiaTheme="minorAscii" w:cstheme="minorAscii"/>
          <w:lang w:val="en-US"/>
        </w:rPr>
        <w:t xml:space="preserve">? </w:t>
      </w:r>
      <w:r w:rsidRPr="7449E066" w:rsidR="6A33A8A3">
        <w:rPr>
          <w:rFonts w:ascii="Arial" w:hAnsi="Arial" w:eastAsia="Arial" w:cs="Arial" w:asciiTheme="minorAscii" w:hAnsiTheme="minorAscii" w:eastAsiaTheme="minorAscii" w:cstheme="minorAscii"/>
          <w:lang w:val="en-US"/>
        </w:rPr>
        <w:t>What does he see? How could protection measures help?</w:t>
      </w:r>
    </w:p>
    <w:p w:rsidR="4DD133A5" w:rsidP="7449E066" w:rsidRDefault="4DD133A5" w14:paraId="6D3AE7AF" w14:textId="632F4561">
      <w:pPr>
        <w:jc w:val="both"/>
        <w:rPr>
          <w:rFonts w:ascii="Arial" w:hAnsi="Arial" w:eastAsia="Arial" w:cs="Arial" w:asciiTheme="minorAscii" w:hAnsiTheme="minorAscii" w:eastAsiaTheme="minorAscii" w:cstheme="minorAscii"/>
          <w:b w:val="1"/>
          <w:bCs w:val="1"/>
          <w:lang w:val="en-GB"/>
        </w:rPr>
      </w:pPr>
    </w:p>
    <w:p w:rsidR="7370508E" w:rsidP="7449E066" w:rsidRDefault="7370508E" w14:paraId="0A90E1BA" w14:textId="36A12D17">
      <w:pPr>
        <w:jc w:val="both"/>
        <w:rPr>
          <w:rFonts w:ascii="Arial" w:hAnsi="Arial" w:eastAsia="Arial" w:cs="Arial" w:asciiTheme="minorAscii" w:hAnsiTheme="minorAscii" w:eastAsiaTheme="minorAscii" w:cstheme="minorAscii"/>
          <w:lang w:val="en-GB"/>
        </w:rPr>
      </w:pPr>
      <w:r w:rsidRPr="7449E066" w:rsidR="28BD2770">
        <w:rPr>
          <w:rFonts w:ascii="Arial" w:hAnsi="Arial" w:eastAsia="Arial" w:cs="Arial" w:asciiTheme="minorAscii" w:hAnsiTheme="minorAscii" w:eastAsiaTheme="minorAscii" w:cstheme="minorAscii"/>
          <w:b w:val="1"/>
          <w:bCs w:val="1"/>
          <w:lang w:val="en-GB"/>
        </w:rPr>
        <w:t>Hint 1:</w:t>
      </w:r>
      <w:r w:rsidRPr="7449E066" w:rsidR="28BD2770">
        <w:rPr>
          <w:rFonts w:ascii="Arial" w:hAnsi="Arial" w:eastAsia="Arial" w:cs="Arial" w:asciiTheme="minorAscii" w:hAnsiTheme="minorAscii" w:eastAsiaTheme="minorAscii" w:cstheme="minorAscii"/>
          <w:lang w:val="en-GB"/>
        </w:rPr>
        <w:t xml:space="preserve"> </w:t>
      </w:r>
      <w:r w:rsidRPr="7449E066" w:rsidR="69C1D69F">
        <w:rPr>
          <w:rFonts w:ascii="Arial" w:hAnsi="Arial" w:eastAsia="Arial" w:cs="Arial" w:asciiTheme="minorAscii" w:hAnsiTheme="minorAscii" w:eastAsiaTheme="minorAscii" w:cstheme="minorAscii"/>
          <w:lang w:val="en-GB"/>
        </w:rPr>
        <w:t>T</w:t>
      </w:r>
      <w:r w:rsidRPr="7449E066" w:rsidR="28BD2770">
        <w:rPr>
          <w:rFonts w:ascii="Arial" w:hAnsi="Arial" w:eastAsia="Arial" w:cs="Arial" w:asciiTheme="minorAscii" w:hAnsiTheme="minorAscii" w:eastAsiaTheme="minorAscii" w:cstheme="minorAscii"/>
          <w:lang w:val="en-GB"/>
        </w:rPr>
        <w:t xml:space="preserve">o make the activity </w:t>
      </w:r>
      <w:r w:rsidRPr="7449E066" w:rsidR="57020CC3">
        <w:rPr>
          <w:rFonts w:ascii="Arial" w:hAnsi="Arial" w:eastAsia="Arial" w:cs="Arial" w:asciiTheme="minorAscii" w:hAnsiTheme="minorAscii" w:eastAsiaTheme="minorAscii" w:cstheme="minorAscii"/>
          <w:lang w:val="en-GB"/>
        </w:rPr>
        <w:t>more interesting, half of the groups can incorporate opposite actions</w:t>
      </w:r>
      <w:r w:rsidRPr="7449E066" w:rsidR="7073C8F6">
        <w:rPr>
          <w:rFonts w:ascii="Arial" w:hAnsi="Arial" w:eastAsia="Arial" w:cs="Arial" w:asciiTheme="minorAscii" w:hAnsiTheme="minorAscii" w:eastAsiaTheme="minorAscii" w:cstheme="minorAscii"/>
          <w:lang w:val="en-GB"/>
        </w:rPr>
        <w:t xml:space="preserve">, or for each group a subset of incorporated actions could be different (e.g. group 1 integrates a and d </w:t>
      </w:r>
      <w:r w:rsidRPr="7449E066" w:rsidR="0CA51138">
        <w:rPr>
          <w:rFonts w:ascii="Arial" w:hAnsi="Arial" w:eastAsia="Arial" w:cs="Arial" w:asciiTheme="minorAscii" w:hAnsiTheme="minorAscii" w:eastAsiaTheme="minorAscii" w:cstheme="minorAscii"/>
          <w:lang w:val="en-GB"/>
        </w:rPr>
        <w:t>options but</w:t>
      </w:r>
      <w:r w:rsidRPr="7449E066" w:rsidR="7073C8F6">
        <w:rPr>
          <w:rFonts w:ascii="Arial" w:hAnsi="Arial" w:eastAsia="Arial" w:cs="Arial" w:asciiTheme="minorAscii" w:hAnsiTheme="minorAscii" w:eastAsiaTheme="minorAscii" w:cstheme="minorAscii"/>
          <w:lang w:val="en-GB"/>
        </w:rPr>
        <w:t xml:space="preserve"> ignores </w:t>
      </w:r>
      <w:r w:rsidRPr="7449E066" w:rsidR="2B9DB9D5">
        <w:rPr>
          <w:rFonts w:ascii="Arial" w:hAnsi="Arial" w:eastAsia="Arial" w:cs="Arial" w:asciiTheme="minorAscii" w:hAnsiTheme="minorAscii" w:eastAsiaTheme="minorAscii" w:cstheme="minorAscii"/>
          <w:lang w:val="en-GB"/>
        </w:rPr>
        <w:t xml:space="preserve">option </w:t>
      </w:r>
      <w:r w:rsidRPr="7449E066" w:rsidR="7073C8F6">
        <w:rPr>
          <w:rFonts w:ascii="Arial" w:hAnsi="Arial" w:eastAsia="Arial" w:cs="Arial" w:asciiTheme="minorAscii" w:hAnsiTheme="minorAscii" w:eastAsiaTheme="minorAscii" w:cstheme="minorAscii"/>
          <w:lang w:val="en-GB"/>
        </w:rPr>
        <w:t>b).</w:t>
      </w:r>
    </w:p>
    <w:p w:rsidR="0345AE7F" w:rsidP="7449E066" w:rsidRDefault="0345AE7F" w14:paraId="12F0E144" w14:textId="7B0D6F3E">
      <w:pPr>
        <w:jc w:val="both"/>
        <w:rPr>
          <w:rFonts w:ascii="Arial" w:hAnsi="Arial" w:eastAsia="Arial" w:cs="Arial" w:asciiTheme="minorAscii" w:hAnsiTheme="minorAscii" w:eastAsiaTheme="minorAscii" w:cstheme="minorAscii"/>
          <w:lang w:val="en-GB"/>
        </w:rPr>
      </w:pPr>
    </w:p>
    <w:p w:rsidR="13A3DA1B" w:rsidP="7449E066" w:rsidRDefault="13A3DA1B" w14:paraId="28C47E82" w14:textId="4AAB3127">
      <w:pPr>
        <w:jc w:val="both"/>
        <w:rPr>
          <w:rFonts w:ascii="Arial" w:hAnsi="Arial" w:eastAsia="Arial" w:cs="Arial" w:asciiTheme="minorAscii" w:hAnsiTheme="minorAscii" w:eastAsiaTheme="minorAscii" w:cstheme="minorAscii"/>
        </w:rPr>
      </w:pPr>
      <w:r w:rsidRPr="7449E066" w:rsidR="3383729B">
        <w:rPr>
          <w:rFonts w:ascii="Arial" w:hAnsi="Arial" w:eastAsia="Arial" w:cs="Arial" w:asciiTheme="minorAscii" w:hAnsiTheme="minorAscii" w:eastAsiaTheme="minorAscii" w:cstheme="minorAscii"/>
          <w:b w:val="0"/>
          <w:bCs w:val="0"/>
          <w:i w:val="1"/>
          <w:iCs w:val="1"/>
        </w:rPr>
        <w:t>Example 1:</w:t>
      </w:r>
      <w:r w:rsidRPr="7449E066" w:rsidR="3383729B">
        <w:rPr>
          <w:rFonts w:ascii="Arial" w:hAnsi="Arial" w:eastAsia="Arial" w:cs="Arial" w:asciiTheme="minorAscii" w:hAnsiTheme="minorAscii" w:eastAsiaTheme="minorAscii" w:cstheme="minorAscii"/>
          <w:b w:val="0"/>
          <w:bCs w:val="0"/>
          <w:i w:val="1"/>
          <w:iCs w:val="1"/>
        </w:rPr>
        <w:t xml:space="preserve"> </w:t>
      </w:r>
      <w:r w:rsidRPr="7449E066" w:rsidR="3383729B">
        <w:rPr>
          <w:rFonts w:ascii="Arial" w:hAnsi="Arial" w:eastAsia="Arial" w:cs="Arial" w:asciiTheme="minorAscii" w:hAnsiTheme="minorAscii" w:eastAsiaTheme="minorAscii" w:cstheme="minorAscii"/>
        </w:rPr>
        <w:t xml:space="preserve">there are five groups in a </w:t>
      </w:r>
      <w:r w:rsidRPr="7449E066" w:rsidR="09B6ED3C">
        <w:rPr>
          <w:rFonts w:ascii="Arial" w:hAnsi="Arial" w:eastAsia="Arial" w:cs="Arial" w:asciiTheme="minorAscii" w:hAnsiTheme="minorAscii" w:eastAsiaTheme="minorAscii" w:cstheme="minorAscii"/>
        </w:rPr>
        <w:t>class,</w:t>
      </w:r>
      <w:r w:rsidRPr="7449E066" w:rsidR="3383729B">
        <w:rPr>
          <w:rFonts w:ascii="Arial" w:hAnsi="Arial" w:eastAsia="Arial" w:cs="Arial" w:asciiTheme="minorAscii" w:hAnsiTheme="minorAscii" w:eastAsiaTheme="minorAscii" w:cstheme="minorAscii"/>
        </w:rPr>
        <w:t xml:space="preserve"> and the </w:t>
      </w:r>
      <w:r w:rsidRPr="7449E066" w:rsidR="1B314AE7">
        <w:rPr>
          <w:rFonts w:ascii="Arial" w:hAnsi="Arial" w:eastAsia="Arial" w:cs="Arial" w:asciiTheme="minorAscii" w:hAnsiTheme="minorAscii" w:eastAsiaTheme="minorAscii" w:cstheme="minorAscii"/>
        </w:rPr>
        <w:t xml:space="preserve">teacher assigns </w:t>
      </w:r>
      <w:r w:rsidRPr="7449E066" w:rsidR="0C88C9DC">
        <w:rPr>
          <w:rFonts w:ascii="Arial" w:hAnsi="Arial" w:eastAsia="Arial" w:cs="Arial" w:asciiTheme="minorAscii" w:hAnsiTheme="minorAscii" w:eastAsiaTheme="minorAscii" w:cstheme="minorAscii"/>
        </w:rPr>
        <w:t>the protection in the following way:</w:t>
      </w:r>
    </w:p>
    <w:p w:rsidR="2FA8045B" w:rsidP="7449E066" w:rsidRDefault="2FA8045B" w14:paraId="14DA2729" w14:textId="6FC2C64C">
      <w:pPr>
        <w:pStyle w:val="ListParagraph"/>
        <w:numPr>
          <w:ilvl w:val="0"/>
          <w:numId w:val="9"/>
        </w:numPr>
        <w:jc w:val="both"/>
        <w:rPr>
          <w:rFonts w:ascii="Arial" w:hAnsi="Arial" w:eastAsia="Arial" w:cs="Arial" w:asciiTheme="minorAscii" w:hAnsiTheme="minorAscii" w:eastAsiaTheme="minorAscii" w:cstheme="minorAscii"/>
        </w:rPr>
      </w:pPr>
      <w:r w:rsidRPr="7449E066" w:rsidR="2457F451">
        <w:rPr>
          <w:rFonts w:ascii="Arial" w:hAnsi="Arial" w:eastAsia="Arial" w:cs="Arial" w:asciiTheme="minorAscii" w:hAnsiTheme="minorAscii" w:eastAsiaTheme="minorAscii" w:cstheme="minorAscii"/>
        </w:rPr>
        <w:t>Group 1: a and b, but NOT</w:t>
      </w:r>
      <w:r w:rsidRPr="7449E066" w:rsidR="1D2A5227">
        <w:rPr>
          <w:rFonts w:ascii="Arial" w:hAnsi="Arial" w:eastAsia="Arial" w:cs="Arial" w:asciiTheme="minorAscii" w:hAnsiTheme="minorAscii" w:eastAsiaTheme="minorAscii" w:cstheme="minorAscii"/>
        </w:rPr>
        <w:t xml:space="preserve"> </w:t>
      </w:r>
      <w:r w:rsidRPr="7449E066" w:rsidR="63ADAC74">
        <w:rPr>
          <w:rFonts w:ascii="Arial" w:hAnsi="Arial" w:eastAsia="Arial" w:cs="Arial" w:asciiTheme="minorAscii" w:hAnsiTheme="minorAscii" w:eastAsiaTheme="minorAscii" w:cstheme="minorAscii"/>
        </w:rPr>
        <w:t>c.</w:t>
      </w:r>
    </w:p>
    <w:p w:rsidR="2FA8045B" w:rsidP="7449E066" w:rsidRDefault="2FA8045B" w14:paraId="28B14D37" w14:textId="23266F0D">
      <w:pPr>
        <w:pStyle w:val="ListParagraph"/>
        <w:numPr>
          <w:ilvl w:val="0"/>
          <w:numId w:val="9"/>
        </w:numPr>
        <w:jc w:val="both"/>
        <w:rPr>
          <w:rFonts w:ascii="Arial" w:hAnsi="Arial" w:eastAsia="Arial" w:cs="Arial" w:asciiTheme="minorAscii" w:hAnsiTheme="minorAscii" w:eastAsiaTheme="minorAscii" w:cstheme="minorAscii"/>
        </w:rPr>
      </w:pPr>
      <w:r w:rsidRPr="7449E066" w:rsidR="2457F451">
        <w:rPr>
          <w:rFonts w:ascii="Arial" w:hAnsi="Arial" w:eastAsia="Arial" w:cs="Arial" w:asciiTheme="minorAscii" w:hAnsiTheme="minorAscii" w:eastAsiaTheme="minorAscii" w:cstheme="minorAscii"/>
        </w:rPr>
        <w:t>Group 2: c and d, but NOT</w:t>
      </w:r>
      <w:r w:rsidRPr="7449E066" w:rsidR="26D4939B">
        <w:rPr>
          <w:rFonts w:ascii="Arial" w:hAnsi="Arial" w:eastAsia="Arial" w:cs="Arial" w:asciiTheme="minorAscii" w:hAnsiTheme="minorAscii" w:eastAsiaTheme="minorAscii" w:cstheme="minorAscii"/>
        </w:rPr>
        <w:t xml:space="preserve"> </w:t>
      </w:r>
      <w:r w:rsidRPr="7449E066" w:rsidR="46B9B49D">
        <w:rPr>
          <w:rFonts w:ascii="Arial" w:hAnsi="Arial" w:eastAsia="Arial" w:cs="Arial" w:asciiTheme="minorAscii" w:hAnsiTheme="minorAscii" w:eastAsiaTheme="minorAscii" w:cstheme="minorAscii"/>
        </w:rPr>
        <w:t>f.</w:t>
      </w:r>
    </w:p>
    <w:p w:rsidR="2FA8045B" w:rsidP="7449E066" w:rsidRDefault="2FA8045B" w14:paraId="5CE8C1F9" w14:textId="0599901E">
      <w:pPr>
        <w:pStyle w:val="ListParagraph"/>
        <w:numPr>
          <w:ilvl w:val="0"/>
          <w:numId w:val="9"/>
        </w:numPr>
        <w:jc w:val="both"/>
        <w:rPr>
          <w:rFonts w:ascii="Arial" w:hAnsi="Arial" w:eastAsia="Arial" w:cs="Arial" w:asciiTheme="minorAscii" w:hAnsiTheme="minorAscii" w:eastAsiaTheme="minorAscii" w:cstheme="minorAscii"/>
        </w:rPr>
      </w:pPr>
      <w:r w:rsidRPr="7449E066" w:rsidR="2457F451">
        <w:rPr>
          <w:rFonts w:ascii="Arial" w:hAnsi="Arial" w:eastAsia="Arial" w:cs="Arial" w:asciiTheme="minorAscii" w:hAnsiTheme="minorAscii" w:eastAsiaTheme="minorAscii" w:cstheme="minorAscii"/>
        </w:rPr>
        <w:t>Group 3: e and f</w:t>
      </w:r>
      <w:r w:rsidRPr="7449E066" w:rsidR="3E6478AD">
        <w:rPr>
          <w:rFonts w:ascii="Arial" w:hAnsi="Arial" w:eastAsia="Arial" w:cs="Arial" w:asciiTheme="minorAscii" w:hAnsiTheme="minorAscii" w:eastAsiaTheme="minorAscii" w:cstheme="minorAscii"/>
        </w:rPr>
        <w:t>, but NOT</w:t>
      </w:r>
      <w:r w:rsidRPr="7449E066" w:rsidR="0926BA4C">
        <w:rPr>
          <w:rFonts w:ascii="Arial" w:hAnsi="Arial" w:eastAsia="Arial" w:cs="Arial" w:asciiTheme="minorAscii" w:hAnsiTheme="minorAscii" w:eastAsiaTheme="minorAscii" w:cstheme="minorAscii"/>
        </w:rPr>
        <w:t xml:space="preserve"> </w:t>
      </w:r>
      <w:r w:rsidRPr="7449E066" w:rsidR="4D5BA228">
        <w:rPr>
          <w:rFonts w:ascii="Arial" w:hAnsi="Arial" w:eastAsia="Arial" w:cs="Arial" w:asciiTheme="minorAscii" w:hAnsiTheme="minorAscii" w:eastAsiaTheme="minorAscii" w:cstheme="minorAscii"/>
        </w:rPr>
        <w:t>a.</w:t>
      </w:r>
    </w:p>
    <w:p w:rsidR="2FA8045B" w:rsidP="7449E066" w:rsidRDefault="2FA8045B" w14:paraId="36CD42CD" w14:textId="4E334918">
      <w:pPr>
        <w:pStyle w:val="ListParagraph"/>
        <w:numPr>
          <w:ilvl w:val="0"/>
          <w:numId w:val="9"/>
        </w:numPr>
        <w:jc w:val="both"/>
        <w:rPr>
          <w:rFonts w:ascii="Arial" w:hAnsi="Arial" w:eastAsia="Arial" w:cs="Arial" w:asciiTheme="minorAscii" w:hAnsiTheme="minorAscii" w:eastAsiaTheme="minorAscii" w:cstheme="minorAscii"/>
        </w:rPr>
      </w:pPr>
      <w:r w:rsidRPr="7449E066" w:rsidR="2457F451">
        <w:rPr>
          <w:rFonts w:ascii="Arial" w:hAnsi="Arial" w:eastAsia="Arial" w:cs="Arial" w:asciiTheme="minorAscii" w:hAnsiTheme="minorAscii" w:eastAsiaTheme="minorAscii" w:cstheme="minorAscii"/>
        </w:rPr>
        <w:t>Group 4: a and c</w:t>
      </w:r>
      <w:r w:rsidRPr="7449E066" w:rsidR="44CDA4AE">
        <w:rPr>
          <w:rFonts w:ascii="Arial" w:hAnsi="Arial" w:eastAsia="Arial" w:cs="Arial" w:asciiTheme="minorAscii" w:hAnsiTheme="minorAscii" w:eastAsiaTheme="minorAscii" w:cstheme="minorAscii"/>
        </w:rPr>
        <w:t>, but NOT</w:t>
      </w:r>
      <w:r w:rsidRPr="7449E066" w:rsidR="09B588D7">
        <w:rPr>
          <w:rFonts w:ascii="Arial" w:hAnsi="Arial" w:eastAsia="Arial" w:cs="Arial" w:asciiTheme="minorAscii" w:hAnsiTheme="minorAscii" w:eastAsiaTheme="minorAscii" w:cstheme="minorAscii"/>
        </w:rPr>
        <w:t xml:space="preserve"> </w:t>
      </w:r>
      <w:r w:rsidRPr="7449E066" w:rsidR="7BE22DBC">
        <w:rPr>
          <w:rFonts w:ascii="Arial" w:hAnsi="Arial" w:eastAsia="Arial" w:cs="Arial" w:asciiTheme="minorAscii" w:hAnsiTheme="minorAscii" w:eastAsiaTheme="minorAscii" w:cstheme="minorAscii"/>
        </w:rPr>
        <w:t>e.</w:t>
      </w:r>
    </w:p>
    <w:p w:rsidR="2FA8045B" w:rsidP="7449E066" w:rsidRDefault="2FA8045B" w14:paraId="24D19588" w14:textId="21CDF2F7">
      <w:pPr>
        <w:pStyle w:val="ListParagraph"/>
        <w:numPr>
          <w:ilvl w:val="0"/>
          <w:numId w:val="9"/>
        </w:numPr>
        <w:jc w:val="both"/>
        <w:rPr>
          <w:rFonts w:ascii="Arial" w:hAnsi="Arial" w:eastAsia="Arial" w:cs="Arial" w:asciiTheme="minorAscii" w:hAnsiTheme="minorAscii" w:eastAsiaTheme="minorAscii" w:cstheme="minorAscii"/>
        </w:rPr>
      </w:pPr>
      <w:r w:rsidRPr="7449E066" w:rsidR="2457F451">
        <w:rPr>
          <w:rFonts w:ascii="Arial" w:hAnsi="Arial" w:eastAsia="Arial" w:cs="Arial" w:asciiTheme="minorAscii" w:hAnsiTheme="minorAscii" w:eastAsiaTheme="minorAscii" w:cstheme="minorAscii"/>
        </w:rPr>
        <w:t>Group 5: d and f</w:t>
      </w:r>
      <w:r w:rsidRPr="7449E066" w:rsidR="171CEB2F">
        <w:rPr>
          <w:rFonts w:ascii="Arial" w:hAnsi="Arial" w:eastAsia="Arial" w:cs="Arial" w:asciiTheme="minorAscii" w:hAnsiTheme="minorAscii" w:eastAsiaTheme="minorAscii" w:cstheme="minorAscii"/>
        </w:rPr>
        <w:t>, but NOT</w:t>
      </w:r>
      <w:r w:rsidRPr="7449E066" w:rsidR="2F0A07C9">
        <w:rPr>
          <w:rFonts w:ascii="Arial" w:hAnsi="Arial" w:eastAsia="Arial" w:cs="Arial" w:asciiTheme="minorAscii" w:hAnsiTheme="minorAscii" w:eastAsiaTheme="minorAscii" w:cstheme="minorAscii"/>
        </w:rPr>
        <w:t xml:space="preserve"> a</w:t>
      </w:r>
      <w:r w:rsidRPr="7449E066" w:rsidR="4C10AD71">
        <w:rPr>
          <w:rFonts w:ascii="Arial" w:hAnsi="Arial" w:eastAsia="Arial" w:cs="Arial" w:asciiTheme="minorAscii" w:hAnsiTheme="minorAscii" w:eastAsiaTheme="minorAscii" w:cstheme="minorAscii"/>
        </w:rPr>
        <w:t>.</w:t>
      </w:r>
    </w:p>
    <w:p w:rsidR="6BBE07DF" w:rsidP="7449E066" w:rsidRDefault="6BBE07DF" w14:paraId="026A6CB9" w14:textId="5BFE0B72">
      <w:pPr>
        <w:pStyle w:val="Normal"/>
        <w:jc w:val="both"/>
        <w:rPr>
          <w:rFonts w:ascii="Arial" w:hAnsi="Arial" w:eastAsia="Arial" w:cs="Arial" w:asciiTheme="minorAscii" w:hAnsiTheme="minorAscii" w:eastAsiaTheme="minorAscii" w:cstheme="minorAscii"/>
          <w:lang w:val="en-US"/>
        </w:rPr>
      </w:pPr>
      <w:r w:rsidRPr="7449E066" w:rsidR="4C10AD71">
        <w:rPr>
          <w:rFonts w:ascii="Arial" w:hAnsi="Arial" w:eastAsia="Arial" w:cs="Arial" w:asciiTheme="minorAscii" w:hAnsiTheme="minorAscii" w:eastAsiaTheme="minorAscii" w:cstheme="minorAscii"/>
          <w:lang w:val="en-US"/>
        </w:rPr>
        <w:t xml:space="preserve">Each group will create the </w:t>
      </w:r>
      <w:r w:rsidRPr="7449E066" w:rsidR="1901F21F">
        <w:rPr>
          <w:rFonts w:ascii="Arial" w:hAnsi="Arial" w:eastAsia="Arial" w:cs="Arial" w:asciiTheme="minorAscii" w:hAnsiTheme="minorAscii" w:eastAsiaTheme="minorAscii" w:cstheme="minorAscii"/>
          <w:color w:val="000000" w:themeColor="text2" w:themeTint="FF" w:themeShade="FF"/>
          <w:lang w:val="en-GB"/>
        </w:rPr>
        <w:t>story/or a cartoon strip</w:t>
      </w:r>
      <w:r w:rsidRPr="7449E066" w:rsidR="1901F21F">
        <w:rPr>
          <w:rFonts w:ascii="Arial" w:hAnsi="Arial" w:eastAsia="Arial" w:cs="Arial" w:asciiTheme="minorAscii" w:hAnsiTheme="minorAscii" w:eastAsiaTheme="minorAscii" w:cstheme="minorAscii"/>
          <w:lang w:val="en-US"/>
        </w:rPr>
        <w:t xml:space="preserve"> </w:t>
      </w:r>
      <w:r w:rsidRPr="7449E066" w:rsidR="1657D8B6">
        <w:rPr>
          <w:rFonts w:ascii="Arial" w:hAnsi="Arial" w:eastAsia="Arial" w:cs="Arial" w:asciiTheme="minorAscii" w:hAnsiTheme="minorAscii" w:eastAsiaTheme="minorAscii" w:cstheme="minorAscii"/>
          <w:color w:val="000000" w:themeColor="text2" w:themeTint="FF" w:themeShade="FF"/>
          <w:lang w:val="en-GB"/>
        </w:rPr>
        <w:t>(4-6 images)</w:t>
      </w:r>
      <w:r w:rsidRPr="7449E066" w:rsidR="1657D8B6">
        <w:rPr>
          <w:rFonts w:ascii="Arial" w:hAnsi="Arial" w:eastAsia="Arial" w:cs="Arial" w:asciiTheme="minorAscii" w:hAnsiTheme="minorAscii" w:eastAsiaTheme="minorAscii" w:cstheme="minorAscii"/>
          <w:lang w:val="en-US"/>
        </w:rPr>
        <w:t xml:space="preserve"> </w:t>
      </w:r>
      <w:r w:rsidRPr="7449E066" w:rsidR="4C10AD71">
        <w:rPr>
          <w:rFonts w:ascii="Arial" w:hAnsi="Arial" w:eastAsia="Arial" w:cs="Arial" w:asciiTheme="minorAscii" w:hAnsiTheme="minorAscii" w:eastAsiaTheme="minorAscii" w:cstheme="minorAscii"/>
          <w:lang w:val="en-US"/>
        </w:rPr>
        <w:t xml:space="preserve">with two measures explicitly </w:t>
      </w:r>
      <w:r w:rsidRPr="7449E066" w:rsidR="4C10AD71">
        <w:rPr>
          <w:rFonts w:ascii="Arial" w:hAnsi="Arial" w:eastAsia="Arial" w:cs="Arial" w:asciiTheme="minorAscii" w:hAnsiTheme="minorAscii" w:eastAsiaTheme="minorAscii" w:cstheme="minorAscii"/>
          <w:lang w:val="en-US"/>
        </w:rPr>
        <w:t>applied</w:t>
      </w:r>
      <w:r w:rsidRPr="7449E066" w:rsidR="4C10AD71">
        <w:rPr>
          <w:rFonts w:ascii="Arial" w:hAnsi="Arial" w:eastAsia="Arial" w:cs="Arial" w:asciiTheme="minorAscii" w:hAnsiTheme="minorAscii" w:eastAsiaTheme="minorAscii" w:cstheme="minorAscii"/>
          <w:lang w:val="en-US"/>
        </w:rPr>
        <w:t xml:space="preserve"> and one step explicitly disobeyed.</w:t>
      </w:r>
    </w:p>
    <w:p w:rsidR="0345AE7F" w:rsidP="7449E066" w:rsidRDefault="0345AE7F" w14:paraId="0EB8EE68" w14:textId="3F943838">
      <w:pPr>
        <w:jc w:val="both"/>
        <w:rPr>
          <w:rFonts w:ascii="Arial" w:hAnsi="Arial" w:eastAsia="Arial" w:cs="Arial" w:asciiTheme="minorAscii" w:hAnsiTheme="minorAscii" w:eastAsiaTheme="minorAscii" w:cstheme="minorAscii"/>
        </w:rPr>
      </w:pPr>
    </w:p>
    <w:p w:rsidR="3E4EF95A" w:rsidP="7449E066" w:rsidRDefault="6CD48AF1" w14:paraId="4C1A7BE0" w14:textId="0BA8B381">
      <w:pPr>
        <w:jc w:val="both"/>
        <w:rPr>
          <w:rFonts w:ascii="Arial" w:hAnsi="Arial" w:eastAsia="Arial" w:cs="Arial" w:asciiTheme="minorAscii" w:hAnsiTheme="minorAscii" w:eastAsiaTheme="minorAscii" w:cstheme="minorAscii"/>
          <w:lang w:val="en-GB"/>
        </w:rPr>
      </w:pPr>
      <w:r w:rsidRPr="7449E066" w:rsidR="68DEED49">
        <w:rPr>
          <w:rFonts w:ascii="Arial" w:hAnsi="Arial" w:eastAsia="Arial" w:cs="Arial" w:asciiTheme="minorAscii" w:hAnsiTheme="minorAscii" w:eastAsiaTheme="minorAscii" w:cstheme="minorAscii"/>
          <w:b w:val="1"/>
          <w:bCs w:val="1"/>
          <w:lang w:val="en-GB"/>
        </w:rPr>
        <w:t>Hint 2:</w:t>
      </w:r>
      <w:r w:rsidRPr="7449E066" w:rsidR="68DEED49">
        <w:rPr>
          <w:rFonts w:ascii="Arial" w:hAnsi="Arial" w:eastAsia="Arial" w:cs="Arial" w:asciiTheme="minorAscii" w:hAnsiTheme="minorAscii" w:eastAsiaTheme="minorAscii" w:cstheme="minorAscii"/>
          <w:lang w:val="en-GB"/>
        </w:rPr>
        <w:t xml:space="preserve"> You are welcome to choose other image</w:t>
      </w:r>
      <w:r w:rsidRPr="7449E066" w:rsidR="26B19F7E">
        <w:rPr>
          <w:rFonts w:ascii="Arial" w:hAnsi="Arial" w:eastAsia="Arial" w:cs="Arial" w:asciiTheme="minorAscii" w:hAnsiTheme="minorAscii" w:eastAsiaTheme="minorAscii" w:cstheme="minorAscii"/>
          <w:lang w:val="en-GB"/>
        </w:rPr>
        <w:t>s</w:t>
      </w:r>
      <w:r w:rsidRPr="7449E066" w:rsidR="68DEED49">
        <w:rPr>
          <w:rFonts w:ascii="Arial" w:hAnsi="Arial" w:eastAsia="Arial" w:cs="Arial" w:asciiTheme="minorAscii" w:hAnsiTheme="minorAscii" w:eastAsiaTheme="minorAscii" w:cstheme="minorAscii"/>
          <w:lang w:val="en-GB"/>
        </w:rPr>
        <w:t xml:space="preserve"> or associative images you have access to </w:t>
      </w:r>
      <w:r w:rsidRPr="7449E066" w:rsidR="480BB235">
        <w:rPr>
          <w:rFonts w:ascii="Arial" w:hAnsi="Arial" w:eastAsia="Arial" w:cs="Arial" w:asciiTheme="minorAscii" w:hAnsiTheme="minorAscii" w:eastAsiaTheme="minorAscii" w:cstheme="minorAscii"/>
          <w:lang w:val="en-GB"/>
        </w:rPr>
        <w:t xml:space="preserve">as a way to </w:t>
      </w:r>
      <w:r w:rsidRPr="7449E066" w:rsidR="68DEED49">
        <w:rPr>
          <w:rFonts w:ascii="Arial" w:hAnsi="Arial" w:eastAsia="Arial" w:cs="Arial" w:asciiTheme="minorAscii" w:hAnsiTheme="minorAscii" w:eastAsiaTheme="minorAscii" w:cstheme="minorAscii"/>
          <w:lang w:val="en-GB"/>
        </w:rPr>
        <w:t>further include students in</w:t>
      </w:r>
      <w:r w:rsidRPr="7449E066" w:rsidR="1E62DC74">
        <w:rPr>
          <w:rFonts w:ascii="Arial" w:hAnsi="Arial" w:eastAsia="Arial" w:cs="Arial" w:asciiTheme="minorAscii" w:hAnsiTheme="minorAscii" w:eastAsiaTheme="minorAscii" w:cstheme="minorAscii"/>
          <w:lang w:val="en-GB"/>
        </w:rPr>
        <w:t xml:space="preserve"> the</w:t>
      </w:r>
      <w:r w:rsidRPr="7449E066" w:rsidR="68DEED49">
        <w:rPr>
          <w:rFonts w:ascii="Arial" w:hAnsi="Arial" w:eastAsia="Arial" w:cs="Arial" w:asciiTheme="minorAscii" w:hAnsiTheme="minorAscii" w:eastAsiaTheme="minorAscii" w:cstheme="minorAscii"/>
          <w:lang w:val="en-GB"/>
        </w:rPr>
        <w:t xml:space="preserve"> discussions.</w:t>
      </w:r>
      <w:r w:rsidRPr="7449E066" w:rsidR="78D6D860">
        <w:rPr>
          <w:rFonts w:ascii="Arial" w:hAnsi="Arial" w:eastAsia="Arial" w:cs="Arial" w:asciiTheme="minorAscii" w:hAnsiTheme="minorAscii" w:eastAsiaTheme="minorAscii" w:cstheme="minorAscii"/>
          <w:lang w:val="en-GB"/>
        </w:rPr>
        <w:t xml:space="preserve"> </w:t>
      </w:r>
    </w:p>
    <w:p w:rsidR="65F411C7" w:rsidP="7449E066" w:rsidRDefault="65F411C7" w14:paraId="5C8F8E40" w14:textId="7F534D4B">
      <w:pPr>
        <w:jc w:val="both"/>
        <w:rPr>
          <w:rFonts w:ascii="Arial" w:hAnsi="Arial" w:eastAsia="Arial" w:cs="Arial" w:asciiTheme="minorAscii" w:hAnsiTheme="minorAscii" w:eastAsiaTheme="minorAscii" w:cstheme="minorAscii"/>
          <w:b w:val="1"/>
          <w:bCs w:val="1"/>
          <w:color w:val="000000" w:themeColor="text2"/>
          <w:lang w:val="en-GB"/>
        </w:rPr>
      </w:pPr>
    </w:p>
    <w:p w:rsidR="13ECA54A" w:rsidP="7449E066" w:rsidRDefault="06675D70" w14:paraId="7F65D0E9" w14:textId="11FE9AA1">
      <w:pPr>
        <w:jc w:val="both"/>
        <w:rPr>
          <w:rFonts w:ascii="Arial" w:hAnsi="Arial" w:eastAsia="Arial" w:cs="Arial" w:asciiTheme="minorAscii" w:hAnsiTheme="minorAscii" w:eastAsiaTheme="minorAscii" w:cstheme="minorAscii"/>
          <w:lang w:val="en-GB"/>
        </w:rPr>
      </w:pPr>
      <w:r w:rsidRPr="7449E066" w:rsidR="291A001E">
        <w:rPr>
          <w:rFonts w:ascii="Arial" w:hAnsi="Arial" w:eastAsia="Arial" w:cs="Arial" w:asciiTheme="minorAscii" w:hAnsiTheme="minorAscii" w:eastAsiaTheme="minorAscii" w:cstheme="minorAscii"/>
          <w:b w:val="1"/>
          <w:bCs w:val="1"/>
          <w:lang w:val="en-US"/>
        </w:rPr>
        <w:t>Task B</w:t>
      </w:r>
      <w:r w:rsidRPr="7449E066" w:rsidR="5D79CFF4">
        <w:rPr>
          <w:rFonts w:ascii="Arial" w:hAnsi="Arial" w:eastAsia="Arial" w:cs="Arial" w:asciiTheme="minorAscii" w:hAnsiTheme="minorAscii" w:eastAsiaTheme="minorAscii" w:cstheme="minorAscii"/>
          <w:b w:val="1"/>
          <w:bCs w:val="1"/>
          <w:lang w:val="en-US"/>
        </w:rPr>
        <w:t>:</w:t>
      </w:r>
      <w:r w:rsidRPr="7449E066" w:rsidR="291A001E">
        <w:rPr>
          <w:rFonts w:ascii="Arial" w:hAnsi="Arial" w:eastAsia="Arial" w:cs="Arial" w:asciiTheme="minorAscii" w:hAnsiTheme="minorAscii" w:eastAsiaTheme="minorAscii" w:cstheme="minorAscii"/>
          <w:b w:val="1"/>
          <w:bCs w:val="1"/>
          <w:lang w:val="en-US"/>
        </w:rPr>
        <w:t xml:space="preserve"> Sharing ideas</w:t>
      </w:r>
      <w:r w:rsidRPr="7449E066" w:rsidR="752D80B3">
        <w:rPr>
          <w:rFonts w:ascii="Arial" w:hAnsi="Arial" w:eastAsia="Arial" w:cs="Arial" w:asciiTheme="minorAscii" w:hAnsiTheme="minorAscii" w:eastAsiaTheme="minorAscii" w:cstheme="minorAscii"/>
          <w:b w:val="1"/>
          <w:bCs w:val="1"/>
          <w:lang w:val="en-US"/>
        </w:rPr>
        <w:t xml:space="preserve"> and writing</w:t>
      </w:r>
      <w:r w:rsidRPr="7449E066" w:rsidR="291A001E">
        <w:rPr>
          <w:rFonts w:ascii="Arial" w:hAnsi="Arial" w:eastAsia="Arial" w:cs="Arial" w:asciiTheme="minorAscii" w:hAnsiTheme="minorAscii" w:eastAsiaTheme="minorAscii" w:cstheme="minorAscii"/>
          <w:b w:val="1"/>
          <w:bCs w:val="1"/>
          <w:lang w:val="en-US"/>
        </w:rPr>
        <w:t xml:space="preserve"> </w:t>
      </w:r>
      <w:r w:rsidRPr="7449E066" w:rsidR="291A001E">
        <w:rPr>
          <w:rFonts w:ascii="Arial" w:hAnsi="Arial" w:eastAsia="Arial" w:cs="Arial" w:asciiTheme="minorAscii" w:hAnsiTheme="minorAscii" w:eastAsiaTheme="minorAscii" w:cstheme="minorAscii"/>
          <w:b w:val="0"/>
          <w:bCs w:val="0"/>
          <w:lang w:val="en-US"/>
        </w:rPr>
        <w:t>(A, O</w:t>
      </w:r>
      <w:r w:rsidRPr="7449E066" w:rsidR="2FB519B0">
        <w:rPr>
          <w:rFonts w:ascii="Arial" w:hAnsi="Arial" w:eastAsia="Arial" w:cs="Arial" w:asciiTheme="minorAscii" w:hAnsiTheme="minorAscii" w:eastAsiaTheme="minorAscii" w:cstheme="minorAscii"/>
          <w:b w:val="0"/>
          <w:bCs w:val="0"/>
          <w:lang w:val="en-US"/>
        </w:rPr>
        <w:t>, W</w:t>
      </w:r>
      <w:r w:rsidRPr="7449E066" w:rsidR="291A001E">
        <w:rPr>
          <w:rFonts w:ascii="Arial" w:hAnsi="Arial" w:eastAsia="Arial" w:cs="Arial" w:asciiTheme="minorAscii" w:hAnsiTheme="minorAscii" w:eastAsiaTheme="minorAscii" w:cstheme="minorAscii"/>
          <w:b w:val="0"/>
          <w:bCs w:val="0"/>
          <w:lang w:val="en-US"/>
        </w:rPr>
        <w:t>) -</w:t>
      </w:r>
      <w:r w:rsidRPr="7449E066" w:rsidR="291A001E">
        <w:rPr>
          <w:rFonts w:ascii="Arial" w:hAnsi="Arial" w:eastAsia="Arial" w:cs="Arial" w:asciiTheme="minorAscii" w:hAnsiTheme="minorAscii" w:eastAsiaTheme="minorAscii" w:cstheme="minorAscii"/>
          <w:b w:val="1"/>
          <w:bCs w:val="1"/>
          <w:lang w:val="en-US"/>
        </w:rPr>
        <w:t xml:space="preserve"> </w:t>
      </w:r>
      <w:r w:rsidRPr="7449E066" w:rsidR="291A001E">
        <w:rPr>
          <w:rFonts w:ascii="Arial" w:hAnsi="Arial" w:eastAsia="Arial" w:cs="Arial" w:asciiTheme="minorAscii" w:hAnsiTheme="minorAscii" w:eastAsiaTheme="minorAscii" w:cstheme="minorAscii"/>
          <w:lang w:val="en-US"/>
        </w:rPr>
        <w:t xml:space="preserve">Ask each group in turn </w:t>
      </w:r>
      <w:r w:rsidRPr="7449E066" w:rsidR="2761506E">
        <w:rPr>
          <w:rFonts w:ascii="Arial" w:hAnsi="Arial" w:eastAsia="Arial" w:cs="Arial" w:asciiTheme="minorAscii" w:hAnsiTheme="minorAscii" w:eastAsiaTheme="minorAscii" w:cstheme="minorAscii"/>
          <w:lang w:val="en-GB"/>
        </w:rPr>
        <w:t>to present the</w:t>
      </w:r>
      <w:r w:rsidRPr="7449E066" w:rsidR="36A85B6B">
        <w:rPr>
          <w:rFonts w:ascii="Arial" w:hAnsi="Arial" w:eastAsia="Arial" w:cs="Arial" w:asciiTheme="minorAscii" w:hAnsiTheme="minorAscii" w:eastAsiaTheme="minorAscii" w:cstheme="minorAscii"/>
          <w:lang w:val="en-GB"/>
        </w:rPr>
        <w:t>ir</w:t>
      </w:r>
      <w:r w:rsidRPr="7449E066" w:rsidR="2761506E">
        <w:rPr>
          <w:rFonts w:ascii="Arial" w:hAnsi="Arial" w:eastAsia="Arial" w:cs="Arial" w:asciiTheme="minorAscii" w:hAnsiTheme="minorAscii" w:eastAsiaTheme="minorAscii" w:cstheme="minorAscii"/>
          <w:lang w:val="en-GB"/>
        </w:rPr>
        <w:t xml:space="preserve"> </w:t>
      </w:r>
      <w:r w:rsidRPr="7449E066" w:rsidR="3D659AAB">
        <w:rPr>
          <w:rFonts w:ascii="Arial" w:hAnsi="Arial" w:eastAsia="Arial" w:cs="Arial" w:asciiTheme="minorAscii" w:hAnsiTheme="minorAscii" w:eastAsiaTheme="minorAscii" w:cstheme="minorAscii"/>
          <w:color w:val="000000" w:themeColor="text2" w:themeTint="FF" w:themeShade="FF"/>
          <w:lang w:val="en-GB"/>
        </w:rPr>
        <w:t>story/or a cartoon strip</w:t>
      </w:r>
      <w:r w:rsidRPr="7449E066" w:rsidR="3D659AAB">
        <w:rPr>
          <w:rFonts w:ascii="Arial" w:hAnsi="Arial" w:eastAsia="Arial" w:cs="Arial" w:asciiTheme="minorAscii" w:hAnsiTheme="minorAscii" w:eastAsiaTheme="minorAscii" w:cstheme="minorAscii"/>
          <w:lang w:val="en-GB"/>
        </w:rPr>
        <w:t xml:space="preserve"> </w:t>
      </w:r>
      <w:r w:rsidRPr="7449E066" w:rsidR="3784BEBA">
        <w:rPr>
          <w:rFonts w:ascii="Arial" w:hAnsi="Arial" w:eastAsia="Arial" w:cs="Arial" w:asciiTheme="minorAscii" w:hAnsiTheme="minorAscii" w:eastAsiaTheme="minorAscii" w:cstheme="minorAscii"/>
          <w:lang w:val="en-GB"/>
        </w:rPr>
        <w:t xml:space="preserve">in front of the class. </w:t>
      </w:r>
    </w:p>
    <w:p w:rsidR="13ECA54A" w:rsidP="7449E066" w:rsidRDefault="13ECA54A" w14:paraId="5284FC28" w14:textId="7FA9C021">
      <w:pPr>
        <w:jc w:val="both"/>
        <w:rPr>
          <w:rFonts w:ascii="Arial" w:hAnsi="Arial" w:eastAsia="Arial" w:cs="Arial" w:asciiTheme="minorAscii" w:hAnsiTheme="minorAscii" w:eastAsiaTheme="minorAscii" w:cstheme="minorAscii"/>
          <w:lang w:val="en-GB"/>
        </w:rPr>
      </w:pPr>
    </w:p>
    <w:p w:rsidR="13ECA54A" w:rsidP="7449E066" w:rsidRDefault="13ECA54A" w14:paraId="2690CD6F" w14:textId="51209891">
      <w:pPr>
        <w:jc w:val="both"/>
        <w:rPr>
          <w:rFonts w:ascii="Arial" w:hAnsi="Arial" w:eastAsia="Arial" w:cs="Arial" w:asciiTheme="minorAscii" w:hAnsiTheme="minorAscii" w:eastAsiaTheme="minorAscii" w:cstheme="minorAscii"/>
          <w:lang w:val="en-GB"/>
        </w:rPr>
      </w:pPr>
      <w:r w:rsidRPr="7449E066" w:rsidR="0A0A4732">
        <w:rPr>
          <w:rFonts w:ascii="Arial" w:hAnsi="Arial" w:eastAsia="Arial" w:cs="Arial" w:asciiTheme="minorAscii" w:hAnsiTheme="minorAscii" w:eastAsiaTheme="minorAscii" w:cstheme="minorAscii"/>
          <w:lang w:val="en-GB"/>
        </w:rPr>
        <w:t>After each group’s p</w:t>
      </w:r>
      <w:r w:rsidRPr="7449E066" w:rsidR="12C6ADDD">
        <w:rPr>
          <w:rFonts w:ascii="Arial" w:hAnsi="Arial" w:eastAsia="Arial" w:cs="Arial" w:asciiTheme="minorAscii" w:hAnsiTheme="minorAscii" w:eastAsiaTheme="minorAscii" w:cstheme="minorAscii"/>
          <w:lang w:val="en-GB"/>
        </w:rPr>
        <w:t>resentation</w:t>
      </w:r>
      <w:r w:rsidRPr="7449E066" w:rsidR="0A0A4732">
        <w:rPr>
          <w:rFonts w:ascii="Arial" w:hAnsi="Arial" w:eastAsia="Arial" w:cs="Arial" w:asciiTheme="minorAscii" w:hAnsiTheme="minorAscii" w:eastAsiaTheme="minorAscii" w:cstheme="minorAscii"/>
          <w:lang w:val="en-GB"/>
        </w:rPr>
        <w:t xml:space="preserve">, the other </w:t>
      </w:r>
      <w:r w:rsidRPr="7449E066" w:rsidR="52682844">
        <w:rPr>
          <w:rFonts w:ascii="Arial" w:hAnsi="Arial" w:eastAsia="Arial" w:cs="Arial" w:asciiTheme="minorAscii" w:hAnsiTheme="minorAscii" w:eastAsiaTheme="minorAscii" w:cstheme="minorAscii"/>
          <w:lang w:val="en-GB"/>
        </w:rPr>
        <w:t>students</w:t>
      </w:r>
      <w:r w:rsidRPr="7449E066" w:rsidR="0A0A4732">
        <w:rPr>
          <w:rFonts w:ascii="Arial" w:hAnsi="Arial" w:eastAsia="Arial" w:cs="Arial" w:asciiTheme="minorAscii" w:hAnsiTheme="minorAscii" w:eastAsiaTheme="minorAscii" w:cstheme="minorAscii"/>
          <w:lang w:val="en-GB"/>
        </w:rPr>
        <w:t xml:space="preserve"> write down what was good or bad about being cautious regarding malware</w:t>
      </w:r>
      <w:r w:rsidRPr="7449E066" w:rsidR="18A14641">
        <w:rPr>
          <w:rFonts w:ascii="Arial" w:hAnsi="Arial" w:eastAsia="Arial" w:cs="Arial" w:asciiTheme="minorAscii" w:hAnsiTheme="minorAscii" w:eastAsiaTheme="minorAscii" w:cstheme="minorAscii"/>
          <w:lang w:val="en-GB"/>
        </w:rPr>
        <w:t xml:space="preserve"> in that </w:t>
      </w:r>
      <w:r w:rsidRPr="7449E066" w:rsidR="6365AB48">
        <w:rPr>
          <w:rFonts w:ascii="Arial" w:hAnsi="Arial" w:eastAsia="Arial" w:cs="Arial" w:asciiTheme="minorAscii" w:hAnsiTheme="minorAscii" w:eastAsiaTheme="minorAscii" w:cstheme="minorAscii"/>
          <w:color w:val="000000" w:themeColor="text2" w:themeTint="FF" w:themeShade="FF"/>
          <w:lang w:val="en-GB"/>
        </w:rPr>
        <w:t>story/or a cartoon strip</w:t>
      </w:r>
      <w:r w:rsidRPr="7449E066" w:rsidR="0A0A4732">
        <w:rPr>
          <w:rFonts w:ascii="Arial" w:hAnsi="Arial" w:eastAsia="Arial" w:cs="Arial" w:asciiTheme="minorAscii" w:hAnsiTheme="minorAscii" w:eastAsiaTheme="minorAscii" w:cstheme="minorAscii"/>
          <w:lang w:val="en-GB"/>
        </w:rPr>
        <w:t>.</w:t>
      </w:r>
    </w:p>
    <w:p w:rsidR="65F411C7" w:rsidP="7449E066" w:rsidRDefault="65F411C7" w14:paraId="750CD442" w14:textId="089A30C4">
      <w:pPr>
        <w:jc w:val="both"/>
        <w:rPr>
          <w:rFonts w:ascii="Arial" w:hAnsi="Arial" w:eastAsia="Arial" w:cs="Arial" w:asciiTheme="minorAscii" w:hAnsiTheme="minorAscii" w:eastAsiaTheme="minorAscii" w:cstheme="minorAscii"/>
          <w:b w:val="1"/>
          <w:bCs w:val="1"/>
          <w:color w:val="000000" w:themeColor="text2"/>
          <w:lang w:val="en-GB"/>
        </w:rPr>
      </w:pPr>
    </w:p>
    <w:p w:rsidR="07A97CC7" w:rsidP="7449E066" w:rsidRDefault="07A97CC7" w14:paraId="49866503" w14:textId="6F212AA5">
      <w:pPr>
        <w:jc w:val="both"/>
        <w:rPr>
          <w:rFonts w:ascii="Arial" w:hAnsi="Arial" w:eastAsia="Arial" w:cs="Arial" w:asciiTheme="minorAscii" w:hAnsiTheme="minorAscii" w:eastAsiaTheme="minorAscii" w:cstheme="minorAscii"/>
          <w:b w:val="1"/>
          <w:bCs w:val="1"/>
          <w:color w:val="000000" w:themeColor="text2"/>
          <w:lang w:val="en-GB"/>
        </w:rPr>
      </w:pPr>
      <w:r w:rsidRPr="7449E066" w:rsidR="501E0AE4">
        <w:rPr>
          <w:rFonts w:ascii="Arial" w:hAnsi="Arial" w:eastAsia="Arial" w:cs="Arial" w:asciiTheme="minorAscii" w:hAnsiTheme="minorAscii" w:eastAsiaTheme="minorAscii" w:cstheme="minorAscii"/>
          <w:b w:val="1"/>
          <w:bCs w:val="1"/>
          <w:color w:val="000000" w:themeColor="text2" w:themeTint="FF" w:themeShade="FF"/>
          <w:lang w:val="en-GB"/>
        </w:rPr>
        <w:t xml:space="preserve">Step </w:t>
      </w:r>
      <w:r w:rsidRPr="7449E066" w:rsidR="57D54EFE">
        <w:rPr>
          <w:rFonts w:ascii="Arial" w:hAnsi="Arial" w:eastAsia="Arial" w:cs="Arial" w:asciiTheme="minorAscii" w:hAnsiTheme="minorAscii" w:eastAsiaTheme="minorAscii" w:cstheme="minorAscii"/>
          <w:b w:val="1"/>
          <w:bCs w:val="1"/>
          <w:color w:val="000000" w:themeColor="text2" w:themeTint="FF" w:themeShade="FF"/>
          <w:lang w:val="en-GB"/>
        </w:rPr>
        <w:t>4</w:t>
      </w:r>
      <w:r w:rsidRPr="7449E066" w:rsidR="501E0AE4">
        <w:rPr>
          <w:rFonts w:ascii="Arial" w:hAnsi="Arial" w:eastAsia="Arial" w:cs="Arial" w:asciiTheme="minorAscii" w:hAnsiTheme="minorAscii" w:eastAsiaTheme="minorAscii" w:cstheme="minorAscii"/>
          <w:b w:val="1"/>
          <w:bCs w:val="1"/>
          <w:color w:val="000000" w:themeColor="text2" w:themeTint="FF" w:themeShade="FF"/>
          <w:lang w:val="en-GB"/>
        </w:rPr>
        <w:t>: Plenary – Summary and informal assessment</w:t>
      </w:r>
    </w:p>
    <w:p w:rsidR="65F411C7" w:rsidP="7449E066" w:rsidRDefault="65F411C7" w14:paraId="482D253E" w14:textId="6180F079">
      <w:pPr>
        <w:jc w:val="both"/>
        <w:rPr>
          <w:rFonts w:ascii="Arial" w:hAnsi="Arial" w:eastAsia="Arial" w:cs="Arial" w:asciiTheme="minorAscii" w:hAnsiTheme="minorAscii" w:eastAsiaTheme="minorAscii" w:cstheme="minorAscii"/>
          <w:b w:val="1"/>
          <w:bCs w:val="1"/>
          <w:color w:val="000000" w:themeColor="text2"/>
          <w:highlight w:val="cyan"/>
          <w:lang w:val="en-GB"/>
        </w:rPr>
      </w:pPr>
    </w:p>
    <w:p w:rsidR="65F411C7" w:rsidP="7449E066" w:rsidRDefault="65F411C7" w14:paraId="55230823" w14:textId="77A97929">
      <w:pPr>
        <w:pStyle w:val="Normal"/>
        <w:ind w:left="0"/>
        <w:jc w:val="both"/>
        <w:rPr>
          <w:rFonts w:ascii="Arial" w:hAnsi="Arial" w:eastAsia="Arial" w:cs="Arial" w:asciiTheme="minorAscii" w:hAnsiTheme="minorAscii" w:eastAsiaTheme="minorAscii" w:cstheme="minorAscii"/>
          <w:color w:val="00B0F0"/>
          <w:lang w:val="en-GB"/>
        </w:rPr>
      </w:pPr>
      <w:r w:rsidRPr="7449E066" w:rsidR="7CB06D8E">
        <w:rPr>
          <w:rFonts w:ascii="Arial" w:hAnsi="Arial" w:eastAsia="Arial" w:cs="Arial" w:asciiTheme="minorAscii" w:hAnsiTheme="minorAscii" w:eastAsiaTheme="minorAscii" w:cstheme="minorAscii"/>
          <w:b w:val="1"/>
          <w:bCs w:val="1"/>
          <w:color w:val="auto"/>
          <w:lang w:val="en-GB"/>
        </w:rPr>
        <w:t xml:space="preserve">Task A: Explain </w:t>
      </w:r>
      <w:r w:rsidRPr="7449E066" w:rsidR="7CB06D8E">
        <w:rPr>
          <w:rFonts w:ascii="Arial" w:hAnsi="Arial" w:eastAsia="Arial" w:cs="Arial" w:asciiTheme="minorAscii" w:hAnsiTheme="minorAscii" w:eastAsiaTheme="minorAscii" w:cstheme="minorAscii"/>
          <w:color w:val="auto"/>
          <w:lang w:val="en-GB"/>
        </w:rPr>
        <w:t>(A)</w:t>
      </w:r>
      <w:r w:rsidRPr="7449E066" w:rsidR="7CB06D8E">
        <w:rPr>
          <w:rFonts w:ascii="Arial" w:hAnsi="Arial" w:eastAsia="Arial" w:cs="Arial" w:asciiTheme="minorAscii" w:hAnsiTheme="minorAscii" w:eastAsiaTheme="minorAscii" w:cstheme="minorAscii"/>
          <w:color w:val="auto"/>
          <w:lang w:val="en-GB"/>
        </w:rPr>
        <w:t xml:space="preserve"> - </w:t>
      </w:r>
      <w:r w:rsidRPr="7449E066" w:rsidR="7CB06D8E">
        <w:rPr>
          <w:rFonts w:ascii="Arial" w:hAnsi="Arial" w:eastAsia="Arial" w:cs="Arial" w:asciiTheme="minorAscii" w:hAnsiTheme="minorAscii" w:eastAsiaTheme="minorAscii" w:cstheme="minorAscii"/>
          <w:color w:val="auto"/>
          <w:lang w:val="en-GB"/>
        </w:rPr>
        <w:t xml:space="preserve">In this session, we learnt about </w:t>
      </w:r>
      <w:r w:rsidRPr="7449E066" w:rsidR="7CB06D8E">
        <w:rPr>
          <w:rStyle w:val="normaltextrun"/>
          <w:rFonts w:ascii="Arial" w:hAnsi="Arial" w:eastAsia="Arial" w:cs="Arial" w:asciiTheme="minorAscii" w:hAnsiTheme="minorAscii" w:eastAsiaTheme="minorAscii" w:cstheme="minorAscii"/>
          <w:color w:val="auto"/>
          <w:lang w:val="en-GB"/>
        </w:rPr>
        <w:t xml:space="preserve">ways to protect against malware infections in given scenarios </w:t>
      </w:r>
      <w:r w:rsidRPr="7449E066" w:rsidR="7CB06D8E">
        <w:rPr>
          <w:rFonts w:ascii="Arial" w:hAnsi="Arial" w:eastAsia="Arial" w:cs="Arial" w:asciiTheme="minorAscii" w:hAnsiTheme="minorAscii" w:eastAsiaTheme="minorAscii" w:cstheme="minorAscii"/>
          <w:color w:val="auto"/>
          <w:lang w:val="en-GB"/>
        </w:rPr>
        <w:t>and justify why they made those choices.</w:t>
      </w:r>
    </w:p>
    <w:p w:rsidR="65F411C7" w:rsidP="7449E066" w:rsidRDefault="65F411C7" w14:paraId="24E99361" w14:textId="6CDF4DC2">
      <w:pPr>
        <w:jc w:val="both"/>
        <w:rPr>
          <w:rFonts w:ascii="Arial" w:hAnsi="Arial" w:eastAsia="Arial" w:cs="Arial" w:asciiTheme="minorAscii" w:hAnsiTheme="minorAscii" w:eastAsiaTheme="minorAscii" w:cstheme="minorAscii"/>
          <w:color w:val="000000" w:themeColor="text2" w:themeTint="FF" w:themeShade="FF"/>
          <w:lang w:val="en-GB"/>
        </w:rPr>
      </w:pPr>
    </w:p>
    <w:p w:rsidR="144FB9D8" w:rsidP="7449E066" w:rsidRDefault="37CDB473" w14:paraId="7B682905" w14:textId="468C9988">
      <w:pPr>
        <w:jc w:val="both"/>
        <w:rPr>
          <w:rFonts w:ascii="Arial" w:hAnsi="Arial" w:eastAsia="Arial" w:cs="Arial" w:asciiTheme="minorAscii" w:hAnsiTheme="minorAscii" w:eastAsiaTheme="minorAscii" w:cstheme="minorAscii"/>
          <w:color w:val="000000" w:themeColor="text2"/>
          <w:lang w:val="en-GB"/>
        </w:rPr>
      </w:pPr>
      <w:r w:rsidRPr="7449E066" w:rsidR="16639EB0">
        <w:rPr>
          <w:rFonts w:ascii="Arial" w:hAnsi="Arial" w:eastAsia="Arial" w:cs="Arial" w:asciiTheme="minorAscii" w:hAnsiTheme="minorAscii" w:eastAsiaTheme="minorAscii" w:cstheme="minorAscii"/>
          <w:b w:val="1"/>
          <w:bCs w:val="1"/>
          <w:color w:val="000000" w:themeColor="text2" w:themeTint="FF" w:themeShade="FF"/>
          <w:lang w:val="en-GB"/>
        </w:rPr>
        <w:t>Task B:</w:t>
      </w:r>
      <w:r w:rsidRPr="7449E066" w:rsidR="50E00341">
        <w:rPr>
          <w:rFonts w:ascii="Arial" w:hAnsi="Arial" w:eastAsia="Arial" w:cs="Arial" w:asciiTheme="minorAscii" w:hAnsiTheme="minorAscii" w:eastAsiaTheme="minorAscii" w:cstheme="minorAscii"/>
          <w:b w:val="1"/>
          <w:bCs w:val="1"/>
          <w:color w:val="000000" w:themeColor="text2" w:themeTint="FF" w:themeShade="FF"/>
          <w:lang w:val="en-GB"/>
        </w:rPr>
        <w:t xml:space="preserve"> </w:t>
      </w:r>
      <w:r w:rsidRPr="7449E066" w:rsidR="7D5AB240">
        <w:rPr>
          <w:rFonts w:ascii="Arial" w:hAnsi="Arial" w:eastAsia="Arial" w:cs="Arial" w:asciiTheme="minorAscii" w:hAnsiTheme="minorAscii" w:eastAsiaTheme="minorAscii" w:cstheme="minorAscii"/>
          <w:b w:val="1"/>
          <w:bCs w:val="1"/>
          <w:color w:val="000000" w:themeColor="text2" w:themeTint="FF" w:themeShade="FF"/>
          <w:lang w:val="en-GB"/>
        </w:rPr>
        <w:t>Activity</w:t>
      </w:r>
      <w:r w:rsidRPr="7449E066" w:rsidR="50E00341">
        <w:rPr>
          <w:rFonts w:ascii="Arial" w:hAnsi="Arial" w:eastAsia="Arial" w:cs="Arial" w:asciiTheme="minorAscii" w:hAnsiTheme="minorAscii" w:eastAsiaTheme="minorAscii" w:cstheme="minorAscii"/>
          <w:b w:val="1"/>
          <w:bCs w:val="1"/>
          <w:color w:val="000000" w:themeColor="text2" w:themeTint="FF" w:themeShade="FF"/>
          <w:lang w:val="en-GB"/>
        </w:rPr>
        <w:t xml:space="preserve"> </w:t>
      </w:r>
      <w:r w:rsidRPr="7449E066" w:rsidR="50E00341">
        <w:rPr>
          <w:rFonts w:ascii="Arial" w:hAnsi="Arial" w:eastAsia="Arial" w:cs="Arial" w:asciiTheme="minorAscii" w:hAnsiTheme="minorAscii" w:eastAsiaTheme="minorAscii" w:cstheme="minorAscii"/>
          <w:color w:val="000000" w:themeColor="text2" w:themeTint="FF" w:themeShade="FF"/>
          <w:lang w:val="en-GB"/>
        </w:rPr>
        <w:t>(</w:t>
      </w:r>
      <w:r w:rsidRPr="7449E066" w:rsidR="5DFCC8C9">
        <w:rPr>
          <w:rFonts w:ascii="Arial" w:hAnsi="Arial" w:eastAsia="Arial" w:cs="Arial" w:asciiTheme="minorAscii" w:hAnsiTheme="minorAscii" w:eastAsiaTheme="minorAscii" w:cstheme="minorAscii"/>
          <w:color w:val="000000" w:themeColor="text2" w:themeTint="FF" w:themeShade="FF"/>
          <w:lang w:val="en-GB"/>
        </w:rPr>
        <w:t>W, K</w:t>
      </w:r>
      <w:r w:rsidRPr="7449E066" w:rsidR="50E00341">
        <w:rPr>
          <w:rFonts w:ascii="Arial" w:hAnsi="Arial" w:eastAsia="Arial" w:cs="Arial" w:asciiTheme="minorAscii" w:hAnsiTheme="minorAscii" w:eastAsiaTheme="minorAscii" w:cstheme="minorAscii"/>
          <w:color w:val="000000" w:themeColor="text2" w:themeTint="FF" w:themeShade="FF"/>
          <w:lang w:val="en-GB"/>
        </w:rPr>
        <w:t>)</w:t>
      </w:r>
      <w:r w:rsidRPr="7449E066" w:rsidR="095B5F8F">
        <w:rPr>
          <w:rFonts w:ascii="Arial" w:hAnsi="Arial" w:eastAsia="Arial" w:cs="Arial" w:asciiTheme="minorAscii" w:hAnsiTheme="minorAscii" w:eastAsiaTheme="minorAscii" w:cstheme="minorAscii"/>
          <w:color w:val="000000" w:themeColor="text2" w:themeTint="FF" w:themeShade="FF"/>
          <w:lang w:val="en-GB"/>
        </w:rPr>
        <w:t xml:space="preserve"> - </w:t>
      </w:r>
      <w:r w:rsidRPr="7449E066" w:rsidR="1A920841">
        <w:rPr>
          <w:rFonts w:ascii="Arial" w:hAnsi="Arial" w:eastAsia="Arial" w:cs="Arial" w:asciiTheme="minorAscii" w:hAnsiTheme="minorAscii" w:eastAsiaTheme="minorAscii" w:cstheme="minorAscii"/>
          <w:color w:val="000000" w:themeColor="text2" w:themeTint="FF" w:themeShade="FF"/>
          <w:lang w:val="en-GB"/>
        </w:rPr>
        <w:t xml:space="preserve">Distribute </w:t>
      </w:r>
      <w:r w:rsidRPr="7449E066" w:rsidR="58D04717">
        <w:rPr>
          <w:rFonts w:ascii="Arial" w:hAnsi="Arial" w:eastAsia="Arial" w:cs="Arial" w:asciiTheme="minorAscii" w:hAnsiTheme="minorAscii" w:eastAsiaTheme="minorAscii" w:cstheme="minorAscii"/>
          <w:color w:val="000000" w:themeColor="text2" w:themeTint="FF" w:themeShade="FF"/>
          <w:lang w:val="en-GB"/>
        </w:rPr>
        <w:t xml:space="preserve">the </w:t>
      </w:r>
      <w:r w:rsidRPr="7449E066" w:rsidR="6165F506">
        <w:rPr>
          <w:rFonts w:ascii="Arial" w:hAnsi="Arial" w:eastAsia="Arial" w:cs="Arial" w:asciiTheme="minorAscii" w:hAnsiTheme="minorAscii" w:eastAsiaTheme="minorAscii" w:cstheme="minorAscii"/>
          <w:b w:val="0"/>
          <w:bCs w:val="0"/>
          <w:color w:val="000000" w:themeColor="text2" w:themeTint="FF" w:themeShade="FF"/>
          <w:lang w:val="en-GB"/>
        </w:rPr>
        <w:t>W</w:t>
      </w:r>
      <w:r w:rsidRPr="7449E066" w:rsidR="58D04717">
        <w:rPr>
          <w:rFonts w:ascii="Arial" w:hAnsi="Arial" w:eastAsia="Arial" w:cs="Arial" w:asciiTheme="minorAscii" w:hAnsiTheme="minorAscii" w:eastAsiaTheme="minorAscii" w:cstheme="minorAscii"/>
          <w:b w:val="0"/>
          <w:bCs w:val="0"/>
          <w:color w:val="000000" w:themeColor="text2" w:themeTint="FF" w:themeShade="FF"/>
          <w:lang w:val="en-GB"/>
        </w:rPr>
        <w:t>orksheet 6.4.</w:t>
      </w:r>
      <w:r w:rsidRPr="7449E066" w:rsidR="3DA26238">
        <w:rPr>
          <w:rFonts w:ascii="Arial" w:hAnsi="Arial" w:eastAsia="Arial" w:cs="Arial" w:asciiTheme="minorAscii" w:hAnsiTheme="minorAscii" w:eastAsiaTheme="minorAscii" w:cstheme="minorAscii"/>
          <w:b w:val="0"/>
          <w:bCs w:val="0"/>
          <w:color w:val="000000" w:themeColor="text2" w:themeTint="FF" w:themeShade="FF"/>
          <w:lang w:val="en-GB"/>
        </w:rPr>
        <w:t>4</w:t>
      </w:r>
      <w:r w:rsidRPr="7449E066" w:rsidR="58D04717">
        <w:rPr>
          <w:rFonts w:ascii="Arial" w:hAnsi="Arial" w:eastAsia="Arial" w:cs="Arial" w:asciiTheme="minorAscii" w:hAnsiTheme="minorAscii" w:eastAsiaTheme="minorAscii" w:cstheme="minorAscii"/>
          <w:b w:val="0"/>
          <w:bCs w:val="0"/>
          <w:color w:val="000000" w:themeColor="text2" w:themeTint="FF" w:themeShade="FF"/>
          <w:lang w:val="en-GB"/>
        </w:rPr>
        <w:t>.</w:t>
      </w:r>
      <w:r w:rsidRPr="7449E066" w:rsidR="58D04717">
        <w:rPr>
          <w:rFonts w:ascii="Arial" w:hAnsi="Arial" w:eastAsia="Arial" w:cs="Arial" w:asciiTheme="minorAscii" w:hAnsiTheme="minorAscii" w:eastAsiaTheme="minorAscii" w:cstheme="minorAscii"/>
          <w:b w:val="0"/>
          <w:bCs w:val="0"/>
          <w:color w:val="000000" w:themeColor="text2" w:themeTint="FF" w:themeShade="FF"/>
          <w:lang w:val="en-GB"/>
        </w:rPr>
        <w:t xml:space="preserve"> A shield against malware</w:t>
      </w:r>
      <w:r w:rsidRPr="7449E066" w:rsidR="58D04717">
        <w:rPr>
          <w:rFonts w:ascii="Arial" w:hAnsi="Arial" w:eastAsia="Arial" w:cs="Arial" w:asciiTheme="minorAscii" w:hAnsiTheme="minorAscii" w:eastAsiaTheme="minorAscii" w:cstheme="minorAscii"/>
          <w:color w:val="000000" w:themeColor="text2" w:themeTint="FF" w:themeShade="FF"/>
          <w:lang w:val="en-GB"/>
        </w:rPr>
        <w:t xml:space="preserve"> to </w:t>
      </w:r>
      <w:r w:rsidRPr="7449E066" w:rsidR="7C48BFF7">
        <w:rPr>
          <w:rFonts w:ascii="Arial" w:hAnsi="Arial" w:eastAsia="Arial" w:cs="Arial" w:asciiTheme="minorAscii" w:hAnsiTheme="minorAscii" w:eastAsiaTheme="minorAscii" w:cstheme="minorAscii"/>
          <w:color w:val="000000" w:themeColor="text2" w:themeTint="FF" w:themeShade="FF"/>
          <w:lang w:val="en-GB"/>
        </w:rPr>
        <w:t>each</w:t>
      </w:r>
      <w:r w:rsidRPr="7449E066" w:rsidR="6F693192">
        <w:rPr>
          <w:rFonts w:ascii="Arial" w:hAnsi="Arial" w:eastAsia="Arial" w:cs="Arial" w:asciiTheme="minorAscii" w:hAnsiTheme="minorAscii" w:eastAsiaTheme="minorAscii" w:cstheme="minorAscii"/>
          <w:color w:val="000000" w:themeColor="text2" w:themeTint="FF" w:themeShade="FF"/>
          <w:lang w:val="en-GB"/>
        </w:rPr>
        <w:t xml:space="preserve"> </w:t>
      </w:r>
      <w:r w:rsidRPr="7449E066" w:rsidR="1A920841">
        <w:rPr>
          <w:rFonts w:ascii="Arial" w:hAnsi="Arial" w:eastAsia="Arial" w:cs="Arial" w:asciiTheme="minorAscii" w:hAnsiTheme="minorAscii" w:eastAsiaTheme="minorAscii" w:cstheme="minorAscii"/>
          <w:color w:val="000000" w:themeColor="text2" w:themeTint="FF" w:themeShade="FF"/>
          <w:lang w:val="en-GB"/>
        </w:rPr>
        <w:t xml:space="preserve">student. </w:t>
      </w:r>
      <w:r w:rsidRPr="7449E066" w:rsidR="2B87D7BD">
        <w:rPr>
          <w:rFonts w:ascii="Arial" w:hAnsi="Arial" w:eastAsia="Arial" w:cs="Arial" w:asciiTheme="minorAscii" w:hAnsiTheme="minorAscii" w:eastAsiaTheme="minorAscii" w:cstheme="minorAscii"/>
          <w:color w:val="000000" w:themeColor="text2" w:themeTint="FF" w:themeShade="FF"/>
          <w:lang w:val="en-GB"/>
        </w:rPr>
        <w:t>Choose a type of malware and a</w:t>
      </w:r>
      <w:r w:rsidRPr="7449E066" w:rsidR="1A920841">
        <w:rPr>
          <w:rFonts w:ascii="Arial" w:hAnsi="Arial" w:eastAsia="Arial" w:cs="Arial" w:asciiTheme="minorAscii" w:hAnsiTheme="minorAscii" w:eastAsiaTheme="minorAscii" w:cstheme="minorAscii"/>
          <w:color w:val="000000" w:themeColor="text2" w:themeTint="FF" w:themeShade="FF"/>
          <w:lang w:val="en-GB"/>
        </w:rPr>
        <w:t xml:space="preserve">sk </w:t>
      </w:r>
      <w:r w:rsidRPr="7449E066" w:rsidR="5B306836">
        <w:rPr>
          <w:rFonts w:ascii="Arial" w:hAnsi="Arial" w:eastAsia="Arial" w:cs="Arial" w:asciiTheme="minorAscii" w:hAnsiTheme="minorAscii" w:eastAsiaTheme="minorAscii" w:cstheme="minorAscii"/>
          <w:color w:val="000000" w:themeColor="text2" w:themeTint="FF" w:themeShade="FF"/>
          <w:lang w:val="en-GB"/>
        </w:rPr>
        <w:t>the students</w:t>
      </w:r>
      <w:r w:rsidRPr="7449E066" w:rsidR="1A920841">
        <w:rPr>
          <w:rFonts w:ascii="Arial" w:hAnsi="Arial" w:eastAsia="Arial" w:cs="Arial" w:asciiTheme="minorAscii" w:hAnsiTheme="minorAscii" w:eastAsiaTheme="minorAscii" w:cstheme="minorAscii"/>
          <w:color w:val="000000" w:themeColor="text2" w:themeTint="FF" w:themeShade="FF"/>
          <w:lang w:val="en-GB"/>
        </w:rPr>
        <w:t xml:space="preserve"> to draw</w:t>
      </w:r>
      <w:r w:rsidRPr="7449E066" w:rsidR="382708AE">
        <w:rPr>
          <w:rFonts w:ascii="Arial" w:hAnsi="Arial" w:eastAsia="Arial" w:cs="Arial" w:asciiTheme="minorAscii" w:hAnsiTheme="minorAscii" w:eastAsiaTheme="minorAscii" w:cstheme="minorAscii"/>
          <w:color w:val="000000" w:themeColor="text2" w:themeTint="FF" w:themeShade="FF"/>
          <w:lang w:val="en-GB"/>
        </w:rPr>
        <w:t xml:space="preserve"> </w:t>
      </w:r>
      <w:r w:rsidRPr="7449E066" w:rsidR="1A920841">
        <w:rPr>
          <w:rFonts w:ascii="Arial" w:hAnsi="Arial" w:eastAsia="Arial" w:cs="Arial" w:asciiTheme="minorAscii" w:hAnsiTheme="minorAscii" w:eastAsiaTheme="minorAscii" w:cstheme="minorAscii"/>
          <w:color w:val="000000" w:themeColor="text2" w:themeTint="FF" w:themeShade="FF"/>
          <w:lang w:val="en-GB"/>
        </w:rPr>
        <w:t xml:space="preserve">a </w:t>
      </w:r>
      <w:r w:rsidRPr="7449E066" w:rsidR="0ECBD857">
        <w:rPr>
          <w:rFonts w:ascii="Arial" w:hAnsi="Arial" w:eastAsia="Arial" w:cs="Arial" w:asciiTheme="minorAscii" w:hAnsiTheme="minorAscii" w:eastAsiaTheme="minorAscii" w:cstheme="minorAscii"/>
          <w:color w:val="000000" w:themeColor="text2" w:themeTint="FF" w:themeShade="FF"/>
          <w:lang w:val="en-GB"/>
        </w:rPr>
        <w:t xml:space="preserve">protection measure against this </w:t>
      </w:r>
      <w:r w:rsidRPr="7449E066" w:rsidR="296C1512">
        <w:rPr>
          <w:rFonts w:ascii="Arial" w:hAnsi="Arial" w:eastAsia="Arial" w:cs="Arial" w:asciiTheme="minorAscii" w:hAnsiTheme="minorAscii" w:eastAsiaTheme="minorAscii" w:cstheme="minorAscii"/>
          <w:color w:val="000000" w:themeColor="text2" w:themeTint="FF" w:themeShade="FF"/>
          <w:lang w:val="en-GB"/>
        </w:rPr>
        <w:t xml:space="preserve">type of </w:t>
      </w:r>
      <w:r w:rsidRPr="7449E066" w:rsidR="0ECBD857">
        <w:rPr>
          <w:rFonts w:ascii="Arial" w:hAnsi="Arial" w:eastAsia="Arial" w:cs="Arial" w:asciiTheme="minorAscii" w:hAnsiTheme="minorAscii" w:eastAsiaTheme="minorAscii" w:cstheme="minorAscii"/>
          <w:color w:val="000000" w:themeColor="text2" w:themeTint="FF" w:themeShade="FF"/>
          <w:lang w:val="en-GB"/>
        </w:rPr>
        <w:t>malware</w:t>
      </w:r>
      <w:r w:rsidRPr="7449E066" w:rsidR="78F1FDDD">
        <w:rPr>
          <w:rFonts w:ascii="Arial" w:hAnsi="Arial" w:eastAsia="Arial" w:cs="Arial" w:asciiTheme="minorAscii" w:hAnsiTheme="minorAscii" w:eastAsiaTheme="minorAscii" w:cstheme="minorAscii"/>
          <w:color w:val="000000" w:themeColor="text2" w:themeTint="FF" w:themeShade="FF"/>
          <w:lang w:val="en-GB"/>
        </w:rPr>
        <w:t>.</w:t>
      </w:r>
    </w:p>
    <w:p w:rsidR="65F411C7" w:rsidP="7449E066" w:rsidRDefault="65F411C7" w14:paraId="6A45C368" w14:textId="7B956FA8">
      <w:pPr>
        <w:jc w:val="both"/>
        <w:rPr>
          <w:rFonts w:ascii="Arial" w:hAnsi="Arial" w:eastAsia="Arial" w:cs="Arial" w:asciiTheme="minorAscii" w:hAnsiTheme="minorAscii" w:eastAsiaTheme="minorAscii" w:cstheme="minorAscii"/>
          <w:color w:val="000000" w:themeColor="text2"/>
          <w:lang w:val="en-GB"/>
        </w:rPr>
      </w:pPr>
    </w:p>
    <w:p w:rsidR="42D7FE53" w:rsidP="7449E066" w:rsidRDefault="42D7FE53" w14:paraId="06B663D9" w14:textId="4EBAD135">
      <w:pPr>
        <w:jc w:val="both"/>
        <w:rPr>
          <w:rFonts w:ascii="Arial" w:hAnsi="Arial" w:eastAsia="Arial" w:cs="Arial" w:asciiTheme="minorAscii" w:hAnsiTheme="minorAscii" w:eastAsiaTheme="minorAscii" w:cstheme="minorAscii"/>
          <w:color w:val="000000" w:themeColor="text2"/>
          <w:lang w:val="en-GB"/>
        </w:rPr>
      </w:pPr>
      <w:r w:rsidRPr="7449E066" w:rsidR="5089D327">
        <w:rPr>
          <w:rFonts w:ascii="Arial" w:hAnsi="Arial" w:eastAsia="Arial" w:cs="Arial" w:asciiTheme="minorAscii" w:hAnsiTheme="minorAscii" w:eastAsiaTheme="minorAscii" w:cstheme="minorAscii"/>
          <w:b w:val="1"/>
          <w:bCs w:val="1"/>
          <w:color w:val="000000" w:themeColor="text2" w:themeTint="FF" w:themeShade="FF"/>
          <w:lang w:val="en-GB"/>
        </w:rPr>
        <w:t>Hint</w:t>
      </w:r>
      <w:r w:rsidRPr="7449E066" w:rsidR="54729B97">
        <w:rPr>
          <w:rFonts w:ascii="Arial" w:hAnsi="Arial" w:eastAsia="Arial" w:cs="Arial" w:asciiTheme="minorAscii" w:hAnsiTheme="minorAscii" w:eastAsiaTheme="minorAscii" w:cstheme="minorAscii"/>
          <w:b w:val="1"/>
          <w:bCs w:val="1"/>
          <w:color w:val="000000" w:themeColor="text2" w:themeTint="FF" w:themeShade="FF"/>
          <w:lang w:val="en-GB"/>
        </w:rPr>
        <w:t xml:space="preserve"> </w:t>
      </w:r>
      <w:r w:rsidRPr="7449E066" w:rsidR="5089D327">
        <w:rPr>
          <w:rFonts w:ascii="Arial" w:hAnsi="Arial" w:eastAsia="Arial" w:cs="Arial" w:asciiTheme="minorAscii" w:hAnsiTheme="minorAscii" w:eastAsiaTheme="minorAscii" w:cstheme="minorAscii"/>
          <w:b w:val="1"/>
          <w:bCs w:val="1"/>
          <w:color w:val="000000" w:themeColor="text2" w:themeTint="FF" w:themeShade="FF"/>
          <w:lang w:val="en-GB"/>
        </w:rPr>
        <w:t xml:space="preserve">1: </w:t>
      </w:r>
      <w:r w:rsidRPr="7449E066" w:rsidR="5089D327">
        <w:rPr>
          <w:rFonts w:ascii="Arial" w:hAnsi="Arial" w:eastAsia="Arial" w:cs="Arial" w:asciiTheme="minorAscii" w:hAnsiTheme="minorAscii" w:eastAsiaTheme="minorAscii" w:cstheme="minorAscii"/>
          <w:color w:val="000000" w:themeColor="text2" w:themeTint="FF" w:themeShade="FF"/>
          <w:lang w:val="en-GB"/>
        </w:rPr>
        <w:t>Always emp</w:t>
      </w:r>
      <w:r w:rsidRPr="7449E066" w:rsidR="39AAEA2E">
        <w:rPr>
          <w:rFonts w:ascii="Arial" w:hAnsi="Arial" w:eastAsia="Arial" w:cs="Arial" w:asciiTheme="minorAscii" w:hAnsiTheme="minorAscii" w:eastAsiaTheme="minorAscii" w:cstheme="minorAscii"/>
          <w:color w:val="000000" w:themeColor="text2" w:themeTint="FF" w:themeShade="FF"/>
          <w:lang w:val="en-GB"/>
        </w:rPr>
        <w:t>h</w:t>
      </w:r>
      <w:r w:rsidRPr="7449E066" w:rsidR="5089D327">
        <w:rPr>
          <w:rFonts w:ascii="Arial" w:hAnsi="Arial" w:eastAsia="Arial" w:cs="Arial" w:asciiTheme="minorAscii" w:hAnsiTheme="minorAscii" w:eastAsiaTheme="minorAscii" w:cstheme="minorAscii"/>
          <w:color w:val="000000" w:themeColor="text2" w:themeTint="FF" w:themeShade="FF"/>
          <w:lang w:val="en-GB"/>
        </w:rPr>
        <w:t>asi</w:t>
      </w:r>
      <w:r w:rsidRPr="7449E066" w:rsidR="5105069E">
        <w:rPr>
          <w:rFonts w:ascii="Arial" w:hAnsi="Arial" w:eastAsia="Arial" w:cs="Arial" w:asciiTheme="minorAscii" w:hAnsiTheme="minorAscii" w:eastAsiaTheme="minorAscii" w:cstheme="minorAscii"/>
          <w:color w:val="000000" w:themeColor="text2" w:themeTint="FF" w:themeShade="FF"/>
          <w:lang w:val="en-GB"/>
        </w:rPr>
        <w:t>s</w:t>
      </w:r>
      <w:r w:rsidRPr="7449E066" w:rsidR="5089D327">
        <w:rPr>
          <w:rFonts w:ascii="Arial" w:hAnsi="Arial" w:eastAsia="Arial" w:cs="Arial" w:asciiTheme="minorAscii" w:hAnsiTheme="minorAscii" w:eastAsiaTheme="minorAscii" w:cstheme="minorAscii"/>
          <w:color w:val="000000" w:themeColor="text2" w:themeTint="FF" w:themeShade="FF"/>
          <w:lang w:val="en-GB"/>
        </w:rPr>
        <w:t xml:space="preserve">e and encourage </w:t>
      </w:r>
      <w:r w:rsidRPr="7449E066" w:rsidR="26D6CB22">
        <w:rPr>
          <w:rFonts w:ascii="Arial" w:hAnsi="Arial" w:eastAsia="Arial" w:cs="Arial" w:asciiTheme="minorAscii" w:hAnsiTheme="minorAscii" w:eastAsiaTheme="minorAscii" w:cstheme="minorAscii"/>
          <w:color w:val="000000" w:themeColor="text2" w:themeTint="FF" w:themeShade="FF"/>
          <w:lang w:val="en-GB"/>
        </w:rPr>
        <w:t xml:space="preserve">the students </w:t>
      </w:r>
      <w:r w:rsidRPr="7449E066" w:rsidR="5089D327">
        <w:rPr>
          <w:rFonts w:ascii="Arial" w:hAnsi="Arial" w:eastAsia="Arial" w:cs="Arial" w:asciiTheme="minorAscii" w:hAnsiTheme="minorAscii" w:eastAsiaTheme="minorAscii" w:cstheme="minorAscii"/>
          <w:color w:val="000000" w:themeColor="text2" w:themeTint="FF" w:themeShade="FF"/>
          <w:lang w:val="en-GB"/>
        </w:rPr>
        <w:t>to talk to grownups in c</w:t>
      </w:r>
      <w:r w:rsidRPr="7449E066" w:rsidR="1DF13BB8">
        <w:rPr>
          <w:rFonts w:ascii="Arial" w:hAnsi="Arial" w:eastAsia="Arial" w:cs="Arial" w:asciiTheme="minorAscii" w:hAnsiTheme="minorAscii" w:eastAsiaTheme="minorAscii" w:cstheme="minorAscii"/>
          <w:color w:val="000000" w:themeColor="text2" w:themeTint="FF" w:themeShade="FF"/>
          <w:lang w:val="en-GB"/>
        </w:rPr>
        <w:t>ase of doubts and uncertainties.</w:t>
      </w:r>
    </w:p>
    <w:p w:rsidR="65F411C7" w:rsidP="7449E066" w:rsidRDefault="65F411C7" w14:paraId="76BD4E59" w14:textId="24B66F5B">
      <w:pPr>
        <w:jc w:val="both"/>
        <w:rPr>
          <w:rFonts w:ascii="Arial" w:hAnsi="Arial" w:eastAsia="Arial" w:cs="Arial" w:asciiTheme="minorAscii" w:hAnsiTheme="minorAscii" w:eastAsiaTheme="minorAscii" w:cstheme="minorAscii"/>
          <w:b w:val="1"/>
          <w:bCs w:val="1"/>
          <w:color w:val="000000" w:themeColor="text2"/>
          <w:lang w:val="en-GB"/>
        </w:rPr>
      </w:pPr>
    </w:p>
    <w:p w:rsidR="40A80CF8" w:rsidP="7449E066" w:rsidRDefault="40A80CF8" w14:paraId="5490C9E3" w14:textId="5099B2E4">
      <w:pPr>
        <w:widowControl w:val="1"/>
        <w:spacing w:line="276" w:lineRule="auto"/>
        <w:jc w:val="both"/>
        <w:rPr>
          <w:rFonts w:ascii="Arial" w:hAnsi="Arial" w:eastAsia="Arial" w:cs="Arial" w:asciiTheme="minorAscii" w:hAnsiTheme="minorAscii" w:eastAsiaTheme="minorAscii" w:cstheme="minorAscii"/>
          <w:b w:val="0"/>
          <w:bCs w:val="0"/>
          <w:i w:val="0"/>
          <w:iCs w:val="0"/>
          <w:noProof w:val="0"/>
          <w:sz w:val="24"/>
          <w:szCs w:val="24"/>
          <w:lang w:val="en-US"/>
        </w:rPr>
      </w:pPr>
      <w:r w:rsidRPr="7449E066" w:rsidR="287D53E6">
        <w:rPr>
          <w:rFonts w:ascii="Arial" w:hAnsi="Arial" w:eastAsia="Arial" w:cs="Arial" w:asciiTheme="minorAscii" w:hAnsiTheme="minorAscii" w:eastAsiaTheme="minorAscii" w:cstheme="minorAscii"/>
          <w:b w:val="1"/>
          <w:bCs w:val="1"/>
          <w:i w:val="0"/>
          <w:iCs w:val="0"/>
          <w:noProof w:val="0"/>
          <w:sz w:val="24"/>
          <w:szCs w:val="24"/>
          <w:lang w:val="en-GB"/>
        </w:rPr>
        <w:t>Optional Roblox activity:</w:t>
      </w:r>
      <w:r w:rsidRPr="7449E066" w:rsidR="287D53E6">
        <w:rPr>
          <w:rFonts w:ascii="Arial" w:hAnsi="Arial" w:eastAsia="Arial" w:cs="Arial" w:asciiTheme="minorAscii" w:hAnsiTheme="minorAscii" w:eastAsiaTheme="minorAscii" w:cstheme="minorAscii"/>
          <w:b w:val="0"/>
          <w:bCs w:val="0"/>
          <w:i w:val="0"/>
          <w:iCs w:val="0"/>
          <w:noProof w:val="0"/>
          <w:sz w:val="24"/>
          <w:szCs w:val="24"/>
          <w:lang w:val="en-GB"/>
        </w:rPr>
        <w:t xml:space="preserve"> An additional Roblox-based activity related to this module is available in the separate </w:t>
      </w:r>
      <w:r w:rsidRPr="7449E066" w:rsidR="287D53E6">
        <w:rPr>
          <w:rFonts w:ascii="Arial" w:hAnsi="Arial" w:eastAsia="Arial" w:cs="Arial" w:asciiTheme="minorAscii" w:hAnsiTheme="minorAscii" w:eastAsiaTheme="minorAscii" w:cstheme="minorAscii"/>
          <w:b w:val="0"/>
          <w:bCs w:val="0"/>
          <w:i w:val="1"/>
          <w:iCs w:val="1"/>
          <w:noProof w:val="0"/>
          <w:sz w:val="24"/>
          <w:szCs w:val="24"/>
          <w:lang w:val="en-GB"/>
        </w:rPr>
        <w:t>Roblox Teacher Guide</w:t>
      </w:r>
      <w:r w:rsidRPr="7449E066" w:rsidR="287D53E6">
        <w:rPr>
          <w:rFonts w:ascii="Arial" w:hAnsi="Arial" w:eastAsia="Arial" w:cs="Arial" w:asciiTheme="minorAscii" w:hAnsiTheme="minorAscii" w:eastAsiaTheme="minorAscii" w:cstheme="minorAscii"/>
          <w:b w:val="0"/>
          <w:bCs w:val="0"/>
          <w:i w:val="0"/>
          <w:iCs w:val="0"/>
          <w:noProof w:val="0"/>
          <w:sz w:val="24"/>
          <w:szCs w:val="24"/>
          <w:lang w:val="en-GB"/>
        </w:rPr>
        <w:t>. Before using Roblox or any other external digital platform, teachers should ensure that its use is permitted by their school or organisation and complies with applicable safeguarding, privacy, age and technology-use requirements.</w:t>
      </w:r>
    </w:p>
    <w:p w:rsidR="40A80CF8" w:rsidP="7449E066" w:rsidRDefault="40A80CF8" w14:paraId="6198357C" w14:textId="6F3A92A7">
      <w:pPr>
        <w:jc w:val="both"/>
        <w:rPr>
          <w:rFonts w:ascii="Arial" w:hAnsi="Arial" w:eastAsia="Arial" w:cs="Arial" w:asciiTheme="minorAscii" w:hAnsiTheme="minorAscii" w:eastAsiaTheme="minorAscii" w:cstheme="minorAscii"/>
          <w:b w:val="1"/>
          <w:bCs w:val="1"/>
          <w:color w:val="000000" w:themeColor="text2"/>
          <w:lang w:val="en-GB"/>
        </w:rPr>
      </w:pPr>
    </w:p>
    <w:sectPr w:rsidR="40A80CF8">
      <w:pgSz w:w="11906" w:h="16838" w:orient="portrait"/>
      <w:pgMar w:top="1134" w:right="1134" w:bottom="1134" w:left="1134" w:header="0" w:footer="0" w:gutter="0"/>
      <w:cols w:space="720"/>
      <w:formProt w:val="0"/>
      <w:headerReference w:type="default" r:id="R7b621f97ebee40c1"/>
      <w:footerReference w:type="default" r:id="R8ac70edf1c3841f2"/>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Liberation Serif">
    <w:altName w:val="Times New Roman"/>
    <w:charset w:val="01"/>
    <w:family w:val="roman"/>
    <w:pitch w:val="variable"/>
  </w:font>
  <w:font w:name="Noto Serif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Liberation Sans">
    <w:altName w:val="Arial"/>
    <w:charset w:val="01"/>
    <w:family w:val="swiss"/>
    <w:pitch w:val="variable"/>
  </w:font>
  <w:font w:name="Noto Sans CJK SC">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DejaVu Sans">
    <w:panose1 w:val="00000000000000000000"/>
    <w:charset w:val="00"/>
    <w:family w:val="roman"/>
    <w:notTrueType/>
    <w:pitch w:val="default"/>
  </w:font>
  <w:font w:name="Mangal">
    <w:panose1 w:val="00000400000000000000"/>
    <w:charset w:val="01"/>
    <w:family w:val="roman"/>
    <w:pitch w:val="variable"/>
    <w:sig w:usb0="00002000" w:usb1="00000000" w:usb2="00000000" w:usb3="00000000" w:csb0="00000000" w:csb1="00000000"/>
  </w:font>
  <w:font w:name="DejaVu Serif">
    <w:altName w:val="Cambria"/>
    <w:charset w:val="01"/>
    <w:family w:val="roman"/>
    <w:pitch w:val="variable"/>
  </w:font>
  <w:font w:name="Calibri">
    <w:panose1 w:val="020F0502020204030204"/>
    <w:charset w:val="00"/>
    <w:family w:val="swiss"/>
    <w:pitch w:val="variable"/>
    <w:sig w:usb0="E4002EFF" w:usb1="C200247B" w:usb2="00000009" w:usb3="00000000" w:csb0="000001FF" w:csb1="00000000"/>
  </w:font>
</w:fonts>
</file>

<file path=word/footer.xml><?xml version="1.0" encoding="utf-8"?>
<w:ftr xmlns:w14="http://schemas.microsoft.com/office/word/2010/wordml" xmlns:wp="http://schemas.openxmlformats.org/drawingml/2006/wordprocessingDrawing" xmlns:wp14="http://schemas.microsoft.com/office/word/2010/wordprocessingDrawing" xmlns:a="http://schemas.openxmlformats.org/drawingml/2006/main" xmlns:pic="http://schemas.openxmlformats.org/drawingml/2006/picture" xmlns:r="http://schemas.openxmlformats.org/officeDocument/2006/relationships" xmlns:a14="http://schemas.microsoft.com/office/drawing/2010/main" xmlns:w="http://schemas.openxmlformats.org/wordprocessingml/2006/main">
  <w:tbl>
    <w:tblPr>
      <w:tblStyle w:val="TableNormal"/>
      <w:bidiVisual w:val="0"/>
      <w:tblW w:w="0" w:type="auto"/>
      <w:tblLook w:val="06A0" w:firstRow="1" w:lastRow="0" w:firstColumn="1" w:lastColumn="0" w:noHBand="1" w:noVBand="1"/>
    </w:tblPr>
    <w:tblGrid>
      <w:gridCol w:w="3660"/>
      <w:gridCol w:w="3545"/>
      <w:gridCol w:w="2550"/>
    </w:tblGrid>
    <w:tr w:rsidR="7449E066" w:rsidTr="7449E066" w14:paraId="787E9476">
      <w:trPr>
        <w:trHeight w:val="300"/>
      </w:trPr>
      <w:tc>
        <w:tcPr>
          <w:tcW w:w="3660" w:type="dxa"/>
          <w:tcMar/>
        </w:tcPr>
        <w:p w:rsidR="7449E066" w:rsidP="7449E066" w:rsidRDefault="7449E066" w14:paraId="44DA25ED" w14:textId="1D9C8E53">
          <w:pPr>
            <w:pStyle w:val="Header"/>
            <w:bidi w:val="0"/>
            <w:ind w:left="-115"/>
            <w:jc w:val="left"/>
          </w:pPr>
          <w:r w:rsidR="7449E066">
            <w:drawing>
              <wp:inline wp14:editId="541C7366" wp14:anchorId="10D04EA0">
                <wp:extent cx="2199513" cy="362920"/>
                <wp:effectExtent l="0" t="0" r="0" b="0"/>
                <wp:docPr id="7856432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785643276" name="Picture 785643276"/>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121090834">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2199513" cy="362920"/>
                        </a:xfrm>
                        <a:prstGeom xmlns:a="http://schemas.openxmlformats.org/drawingml/2006/main" prst="rect">
                          <a:avLst xmlns:a="http://schemas.openxmlformats.org/drawingml/2006/main"/>
                        </a:prstGeom>
                      </pic:spPr>
                    </pic:pic>
                  </a:graphicData>
                </a:graphic>
              </wp:inline>
            </w:drawing>
          </w:r>
        </w:p>
      </w:tc>
      <w:tc>
        <w:tcPr>
          <w:tcW w:w="3545" w:type="dxa"/>
          <w:tcMar/>
        </w:tcPr>
        <w:p w:rsidR="7449E066" w:rsidP="7449E066" w:rsidRDefault="7449E066" w14:paraId="181EC85B" w14:textId="11D68AE9">
          <w:pPr>
            <w:pStyle w:val="Header"/>
            <w:bidi w:val="0"/>
            <w:jc w:val="center"/>
            <w:rPr>
              <w:rFonts w:ascii="Arial" w:hAnsi="Arial" w:eastAsia="Arial" w:cs="Arial"/>
              <w:b w:val="1"/>
              <w:bCs w:val="1"/>
              <w:i w:val="0"/>
              <w:iCs w:val="0"/>
              <w:caps w:val="0"/>
              <w:smallCaps w:val="0"/>
              <w:noProof w:val="0"/>
              <w:color w:val="000000" w:themeColor="text2" w:themeTint="FF" w:themeShade="FF"/>
              <w:sz w:val="16"/>
              <w:szCs w:val="16"/>
              <w:lang w:val="lt-LT"/>
            </w:rPr>
          </w:pPr>
        </w:p>
        <w:p w:rsidR="7449E066" w:rsidP="7449E066" w:rsidRDefault="7449E066" w14:paraId="33966ADD" w14:textId="545273E6">
          <w:pPr>
            <w:pStyle w:val="Header"/>
            <w:bidi w:val="0"/>
            <w:jc w:val="center"/>
          </w:pPr>
          <w:r w:rsidRPr="7449E066" w:rsidR="7449E066">
            <w:rPr>
              <w:rFonts w:ascii="Arial" w:hAnsi="Arial" w:eastAsia="Arial" w:cs="Arial"/>
              <w:b w:val="1"/>
              <w:bCs w:val="1"/>
              <w:i w:val="0"/>
              <w:iCs w:val="0"/>
              <w:caps w:val="0"/>
              <w:smallCaps w:val="0"/>
              <w:noProof w:val="0"/>
              <w:color w:val="000000" w:themeColor="text2" w:themeTint="FF" w:themeShade="FF"/>
              <w:sz w:val="16"/>
              <w:szCs w:val="16"/>
              <w:lang w:val="lt-LT"/>
            </w:rPr>
            <w:t>Copyright © 2026 KidCy. CC BY-NC-SA 4.0</w:t>
          </w:r>
        </w:p>
      </w:tc>
      <w:tc>
        <w:tcPr>
          <w:tcW w:w="2550" w:type="dxa"/>
          <w:tcMar/>
        </w:tcPr>
        <w:p w:rsidR="7449E066" w:rsidP="7449E066" w:rsidRDefault="7449E066" w14:paraId="04E184A7" w14:textId="3D4D6ACB">
          <w:pPr>
            <w:pStyle w:val="Header"/>
            <w:bidi w:val="0"/>
            <w:ind w:right="-115"/>
            <w:jc w:val="right"/>
          </w:pPr>
          <w:r w:rsidR="7449E066">
            <w:drawing>
              <wp:inline wp14:editId="4E45FB1D" wp14:anchorId="586470AC">
                <wp:extent cx="1487715" cy="334736"/>
                <wp:effectExtent l="0" t="0" r="0" b="0"/>
                <wp:docPr id="113742893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137428930" name="Picture 1137428930"/>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696251372">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1487715" cy="334736"/>
                        </a:xfrm>
                        <a:prstGeom xmlns:a="http://schemas.openxmlformats.org/drawingml/2006/main" prst="rect">
                          <a:avLst xmlns:a="http://schemas.openxmlformats.org/drawingml/2006/main"/>
                        </a:prstGeom>
                      </pic:spPr>
                    </pic:pic>
                  </a:graphicData>
                </a:graphic>
              </wp:inline>
            </w:drawing>
          </w:r>
        </w:p>
      </w:tc>
    </w:tr>
  </w:tbl>
  <w:p w:rsidR="7449E066" w:rsidP="7449E066" w:rsidRDefault="7449E066" w14:paraId="58F7415C" w14:textId="081ED657">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10"/>
      <w:gridCol w:w="3210"/>
      <w:gridCol w:w="3210"/>
    </w:tblGrid>
    <w:tr w:rsidR="7449E066" w:rsidTr="7449E066" w14:paraId="4D992253">
      <w:trPr>
        <w:trHeight w:val="300"/>
      </w:trPr>
      <w:tc>
        <w:tcPr>
          <w:tcW w:w="3210" w:type="dxa"/>
          <w:tcMar/>
        </w:tcPr>
        <w:p w:rsidR="7449E066" w:rsidP="7449E066" w:rsidRDefault="7449E066" w14:paraId="057B78A9" w14:textId="09511D3C">
          <w:pPr>
            <w:pStyle w:val="Header"/>
            <w:bidi w:val="0"/>
            <w:ind w:left="-115"/>
            <w:jc w:val="left"/>
          </w:pPr>
        </w:p>
      </w:tc>
      <w:tc>
        <w:tcPr>
          <w:tcW w:w="3210" w:type="dxa"/>
          <w:tcMar/>
        </w:tcPr>
        <w:p w:rsidR="7449E066" w:rsidP="7449E066" w:rsidRDefault="7449E066" w14:paraId="10C1AF7B" w14:textId="04F79F6A">
          <w:pPr>
            <w:pStyle w:val="Header"/>
            <w:bidi w:val="0"/>
            <w:jc w:val="center"/>
          </w:pPr>
        </w:p>
      </w:tc>
      <w:tc>
        <w:tcPr>
          <w:tcW w:w="3210" w:type="dxa"/>
          <w:tcMar/>
        </w:tcPr>
        <w:p w:rsidR="7449E066" w:rsidP="7449E066" w:rsidRDefault="7449E066" w14:paraId="5756C6E0" w14:textId="110B2D9A">
          <w:pPr>
            <w:pStyle w:val="Header"/>
            <w:bidi w:val="0"/>
            <w:ind w:right="-115"/>
            <w:jc w:val="right"/>
          </w:pPr>
        </w:p>
      </w:tc>
    </w:tr>
  </w:tbl>
  <w:p w:rsidR="7449E066" w:rsidP="7449E066" w:rsidRDefault="7449E066" w14:paraId="63A66EEB" w14:textId="222698F1">
    <w:pPr>
      <w:pStyle w:val="Header"/>
      <w:bidi w:val="0"/>
    </w:pPr>
  </w:p>
</w:hdr>
</file>

<file path=word/intelligence2.xml><?xml version="1.0" encoding="utf-8"?>
<int2:intelligence xmlns:int2="http://schemas.microsoft.com/office/intelligence/2020/intelligence" xmlns:oel="http://schemas.microsoft.com/office/2019/extlst">
  <int2:observations>
    <int2:textHash int2:hashCode="ZGdtFWP9o6pDZq" int2:id="6XBh7Cub">
      <int2:state int2:value="Rejected" int2:type="spell"/>
    </int2:textHash>
    <int2:bookmark int2:bookmarkName="_Int_kFSacQy5" int2:invalidationBookmarkName="" int2:hashCode="MWygCZOF6+bX/L" int2:id="4RnB0EaM">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BDB85"/>
    <w:multiLevelType w:val="hybridMultilevel"/>
    <w:tmpl w:val="FFFFFFFF"/>
    <w:lvl w:ilvl="0" w:tplc="6058689E">
      <w:start w:val="1"/>
      <w:numFmt w:val="bullet"/>
      <w:lvlText w:val=""/>
      <w:lvlJc w:val="left"/>
      <w:pPr>
        <w:ind w:left="720" w:hanging="360"/>
      </w:pPr>
      <w:rPr>
        <w:rFonts w:hint="default" w:ascii="Symbol" w:hAnsi="Symbol"/>
      </w:rPr>
    </w:lvl>
    <w:lvl w:ilvl="1" w:tplc="CB3EA328">
      <w:start w:val="1"/>
      <w:numFmt w:val="bullet"/>
      <w:lvlText w:val="o"/>
      <w:lvlJc w:val="left"/>
      <w:pPr>
        <w:ind w:left="1440" w:hanging="360"/>
      </w:pPr>
      <w:rPr>
        <w:rFonts w:hint="default" w:ascii="Courier New" w:hAnsi="Courier New"/>
      </w:rPr>
    </w:lvl>
    <w:lvl w:ilvl="2" w:tplc="BAA26796">
      <w:start w:val="1"/>
      <w:numFmt w:val="bullet"/>
      <w:lvlText w:val=""/>
      <w:lvlJc w:val="left"/>
      <w:pPr>
        <w:ind w:left="2160" w:hanging="360"/>
      </w:pPr>
      <w:rPr>
        <w:rFonts w:hint="default" w:ascii="Wingdings" w:hAnsi="Wingdings"/>
      </w:rPr>
    </w:lvl>
    <w:lvl w:ilvl="3" w:tplc="405EBBB6">
      <w:start w:val="1"/>
      <w:numFmt w:val="bullet"/>
      <w:lvlText w:val=""/>
      <w:lvlJc w:val="left"/>
      <w:pPr>
        <w:ind w:left="2880" w:hanging="360"/>
      </w:pPr>
      <w:rPr>
        <w:rFonts w:hint="default" w:ascii="Symbol" w:hAnsi="Symbol"/>
      </w:rPr>
    </w:lvl>
    <w:lvl w:ilvl="4" w:tplc="C43829AC">
      <w:start w:val="1"/>
      <w:numFmt w:val="bullet"/>
      <w:lvlText w:val="o"/>
      <w:lvlJc w:val="left"/>
      <w:pPr>
        <w:ind w:left="3600" w:hanging="360"/>
      </w:pPr>
      <w:rPr>
        <w:rFonts w:hint="default" w:ascii="Courier New" w:hAnsi="Courier New"/>
      </w:rPr>
    </w:lvl>
    <w:lvl w:ilvl="5" w:tplc="1338BEBC">
      <w:start w:val="1"/>
      <w:numFmt w:val="bullet"/>
      <w:lvlText w:val=""/>
      <w:lvlJc w:val="left"/>
      <w:pPr>
        <w:ind w:left="4320" w:hanging="360"/>
      </w:pPr>
      <w:rPr>
        <w:rFonts w:hint="default" w:ascii="Wingdings" w:hAnsi="Wingdings"/>
      </w:rPr>
    </w:lvl>
    <w:lvl w:ilvl="6" w:tplc="D0CA719C">
      <w:start w:val="1"/>
      <w:numFmt w:val="bullet"/>
      <w:lvlText w:val=""/>
      <w:lvlJc w:val="left"/>
      <w:pPr>
        <w:ind w:left="5040" w:hanging="360"/>
      </w:pPr>
      <w:rPr>
        <w:rFonts w:hint="default" w:ascii="Symbol" w:hAnsi="Symbol"/>
      </w:rPr>
    </w:lvl>
    <w:lvl w:ilvl="7" w:tplc="D8C816BC">
      <w:start w:val="1"/>
      <w:numFmt w:val="bullet"/>
      <w:lvlText w:val="o"/>
      <w:lvlJc w:val="left"/>
      <w:pPr>
        <w:ind w:left="5760" w:hanging="360"/>
      </w:pPr>
      <w:rPr>
        <w:rFonts w:hint="default" w:ascii="Courier New" w:hAnsi="Courier New"/>
      </w:rPr>
    </w:lvl>
    <w:lvl w:ilvl="8" w:tplc="675A588C">
      <w:start w:val="1"/>
      <w:numFmt w:val="bullet"/>
      <w:lvlText w:val=""/>
      <w:lvlJc w:val="left"/>
      <w:pPr>
        <w:ind w:left="6480" w:hanging="360"/>
      </w:pPr>
      <w:rPr>
        <w:rFonts w:hint="default" w:ascii="Wingdings" w:hAnsi="Wingdings"/>
      </w:rPr>
    </w:lvl>
  </w:abstractNum>
  <w:abstractNum w:abstractNumId="1" w15:restartNumberingAfterBreak="0">
    <w:nsid w:val="062E1173"/>
    <w:multiLevelType w:val="hybridMultilevel"/>
    <w:tmpl w:val="FFFFFFFF"/>
    <w:lvl w:ilvl="0" w:tplc="6610CEA0">
      <w:start w:val="1"/>
      <w:numFmt w:val="decimal"/>
      <w:lvlText w:val="%1."/>
      <w:lvlJc w:val="left"/>
      <w:pPr>
        <w:ind w:left="720" w:hanging="360"/>
      </w:pPr>
    </w:lvl>
    <w:lvl w:ilvl="1" w:tplc="5074F444">
      <w:start w:val="1"/>
      <w:numFmt w:val="lowerLetter"/>
      <w:lvlText w:val="%2."/>
      <w:lvlJc w:val="left"/>
      <w:pPr>
        <w:ind w:left="1440" w:hanging="360"/>
      </w:pPr>
    </w:lvl>
    <w:lvl w:ilvl="2" w:tplc="7212961A">
      <w:start w:val="1"/>
      <w:numFmt w:val="lowerRoman"/>
      <w:lvlText w:val="%3."/>
      <w:lvlJc w:val="right"/>
      <w:pPr>
        <w:ind w:left="2160" w:hanging="180"/>
      </w:pPr>
    </w:lvl>
    <w:lvl w:ilvl="3" w:tplc="D42AEAF8">
      <w:start w:val="1"/>
      <w:numFmt w:val="decimal"/>
      <w:lvlText w:val="%4."/>
      <w:lvlJc w:val="left"/>
      <w:pPr>
        <w:ind w:left="2880" w:hanging="360"/>
      </w:pPr>
    </w:lvl>
    <w:lvl w:ilvl="4" w:tplc="ECFCFE30">
      <w:start w:val="1"/>
      <w:numFmt w:val="lowerLetter"/>
      <w:lvlText w:val="%5."/>
      <w:lvlJc w:val="left"/>
      <w:pPr>
        <w:ind w:left="3600" w:hanging="360"/>
      </w:pPr>
    </w:lvl>
    <w:lvl w:ilvl="5" w:tplc="FE06D072">
      <w:start w:val="1"/>
      <w:numFmt w:val="lowerRoman"/>
      <w:lvlText w:val="%6."/>
      <w:lvlJc w:val="right"/>
      <w:pPr>
        <w:ind w:left="4320" w:hanging="180"/>
      </w:pPr>
    </w:lvl>
    <w:lvl w:ilvl="6" w:tplc="22F433A0">
      <w:start w:val="1"/>
      <w:numFmt w:val="decimal"/>
      <w:lvlText w:val="%7."/>
      <w:lvlJc w:val="left"/>
      <w:pPr>
        <w:ind w:left="5040" w:hanging="360"/>
      </w:pPr>
    </w:lvl>
    <w:lvl w:ilvl="7" w:tplc="EBEA0B84">
      <w:start w:val="1"/>
      <w:numFmt w:val="lowerLetter"/>
      <w:lvlText w:val="%8."/>
      <w:lvlJc w:val="left"/>
      <w:pPr>
        <w:ind w:left="5760" w:hanging="360"/>
      </w:pPr>
    </w:lvl>
    <w:lvl w:ilvl="8" w:tplc="4768DB9E">
      <w:start w:val="1"/>
      <w:numFmt w:val="lowerRoman"/>
      <w:lvlText w:val="%9."/>
      <w:lvlJc w:val="right"/>
      <w:pPr>
        <w:ind w:left="6480" w:hanging="180"/>
      </w:pPr>
    </w:lvl>
  </w:abstractNum>
  <w:abstractNum w:abstractNumId="2" w15:restartNumberingAfterBreak="0">
    <w:nsid w:val="0939D43A"/>
    <w:multiLevelType w:val="hybridMultilevel"/>
    <w:tmpl w:val="FFFFFFFF"/>
    <w:lvl w:ilvl="0" w:tplc="3CE20600">
      <w:start w:val="1"/>
      <w:numFmt w:val="bullet"/>
      <w:lvlText w:val=""/>
      <w:lvlJc w:val="left"/>
      <w:pPr>
        <w:ind w:left="720" w:hanging="360"/>
      </w:pPr>
      <w:rPr>
        <w:rFonts w:hint="default" w:ascii="Symbol" w:hAnsi="Symbol"/>
      </w:rPr>
    </w:lvl>
    <w:lvl w:ilvl="1" w:tplc="A008FDF0">
      <w:start w:val="1"/>
      <w:numFmt w:val="bullet"/>
      <w:lvlText w:val="o"/>
      <w:lvlJc w:val="left"/>
      <w:pPr>
        <w:ind w:left="1440" w:hanging="360"/>
      </w:pPr>
      <w:rPr>
        <w:rFonts w:hint="default" w:ascii="Courier New" w:hAnsi="Courier New"/>
      </w:rPr>
    </w:lvl>
    <w:lvl w:ilvl="2" w:tplc="92BE1D54">
      <w:start w:val="1"/>
      <w:numFmt w:val="bullet"/>
      <w:lvlText w:val=""/>
      <w:lvlJc w:val="left"/>
      <w:pPr>
        <w:ind w:left="2160" w:hanging="360"/>
      </w:pPr>
      <w:rPr>
        <w:rFonts w:hint="default" w:ascii="Wingdings" w:hAnsi="Wingdings"/>
      </w:rPr>
    </w:lvl>
    <w:lvl w:ilvl="3" w:tplc="72AE1A5A">
      <w:start w:val="1"/>
      <w:numFmt w:val="bullet"/>
      <w:lvlText w:val=""/>
      <w:lvlJc w:val="left"/>
      <w:pPr>
        <w:ind w:left="2880" w:hanging="360"/>
      </w:pPr>
      <w:rPr>
        <w:rFonts w:hint="default" w:ascii="Symbol" w:hAnsi="Symbol"/>
      </w:rPr>
    </w:lvl>
    <w:lvl w:ilvl="4" w:tplc="3578B2CA">
      <w:start w:val="1"/>
      <w:numFmt w:val="bullet"/>
      <w:lvlText w:val="o"/>
      <w:lvlJc w:val="left"/>
      <w:pPr>
        <w:ind w:left="3600" w:hanging="360"/>
      </w:pPr>
      <w:rPr>
        <w:rFonts w:hint="default" w:ascii="Courier New" w:hAnsi="Courier New"/>
      </w:rPr>
    </w:lvl>
    <w:lvl w:ilvl="5" w:tplc="8710E848">
      <w:start w:val="1"/>
      <w:numFmt w:val="bullet"/>
      <w:lvlText w:val=""/>
      <w:lvlJc w:val="left"/>
      <w:pPr>
        <w:ind w:left="4320" w:hanging="360"/>
      </w:pPr>
      <w:rPr>
        <w:rFonts w:hint="default" w:ascii="Wingdings" w:hAnsi="Wingdings"/>
      </w:rPr>
    </w:lvl>
    <w:lvl w:ilvl="6" w:tplc="C1E89B98">
      <w:start w:val="1"/>
      <w:numFmt w:val="bullet"/>
      <w:lvlText w:val=""/>
      <w:lvlJc w:val="left"/>
      <w:pPr>
        <w:ind w:left="5040" w:hanging="360"/>
      </w:pPr>
      <w:rPr>
        <w:rFonts w:hint="default" w:ascii="Symbol" w:hAnsi="Symbol"/>
      </w:rPr>
    </w:lvl>
    <w:lvl w:ilvl="7" w:tplc="9C26D124">
      <w:start w:val="1"/>
      <w:numFmt w:val="bullet"/>
      <w:lvlText w:val="o"/>
      <w:lvlJc w:val="left"/>
      <w:pPr>
        <w:ind w:left="5760" w:hanging="360"/>
      </w:pPr>
      <w:rPr>
        <w:rFonts w:hint="default" w:ascii="Courier New" w:hAnsi="Courier New"/>
      </w:rPr>
    </w:lvl>
    <w:lvl w:ilvl="8" w:tplc="0602BEB6">
      <w:start w:val="1"/>
      <w:numFmt w:val="bullet"/>
      <w:lvlText w:val=""/>
      <w:lvlJc w:val="left"/>
      <w:pPr>
        <w:ind w:left="6480" w:hanging="360"/>
      </w:pPr>
      <w:rPr>
        <w:rFonts w:hint="default" w:ascii="Wingdings" w:hAnsi="Wingdings"/>
      </w:rPr>
    </w:lvl>
  </w:abstractNum>
  <w:abstractNum w:abstractNumId="3" w15:restartNumberingAfterBreak="0">
    <w:nsid w:val="0BEA58AD"/>
    <w:multiLevelType w:val="hybridMultilevel"/>
    <w:tmpl w:val="FFFFFFFF"/>
    <w:lvl w:ilvl="0" w:tplc="370C57A8">
      <w:start w:val="1"/>
      <w:numFmt w:val="decimal"/>
      <w:lvlText w:val="%1."/>
      <w:lvlJc w:val="left"/>
      <w:pPr>
        <w:ind w:left="720" w:hanging="360"/>
      </w:pPr>
    </w:lvl>
    <w:lvl w:ilvl="1" w:tplc="2A4AE58E">
      <w:start w:val="1"/>
      <w:numFmt w:val="lowerLetter"/>
      <w:lvlText w:val="%2."/>
      <w:lvlJc w:val="left"/>
      <w:pPr>
        <w:ind w:left="1440" w:hanging="360"/>
      </w:pPr>
    </w:lvl>
    <w:lvl w:ilvl="2" w:tplc="28A6EA5C">
      <w:start w:val="1"/>
      <w:numFmt w:val="lowerRoman"/>
      <w:lvlText w:val="%3."/>
      <w:lvlJc w:val="right"/>
      <w:pPr>
        <w:ind w:left="2160" w:hanging="180"/>
      </w:pPr>
    </w:lvl>
    <w:lvl w:ilvl="3" w:tplc="6C48691E">
      <w:start w:val="1"/>
      <w:numFmt w:val="decimal"/>
      <w:lvlText w:val="%4."/>
      <w:lvlJc w:val="left"/>
      <w:pPr>
        <w:ind w:left="2880" w:hanging="360"/>
      </w:pPr>
    </w:lvl>
    <w:lvl w:ilvl="4" w:tplc="26F83ECA">
      <w:start w:val="1"/>
      <w:numFmt w:val="lowerLetter"/>
      <w:lvlText w:val="%5."/>
      <w:lvlJc w:val="left"/>
      <w:pPr>
        <w:ind w:left="3600" w:hanging="360"/>
      </w:pPr>
    </w:lvl>
    <w:lvl w:ilvl="5" w:tplc="1D00F714">
      <w:start w:val="1"/>
      <w:numFmt w:val="lowerRoman"/>
      <w:lvlText w:val="%6."/>
      <w:lvlJc w:val="right"/>
      <w:pPr>
        <w:ind w:left="4320" w:hanging="180"/>
      </w:pPr>
    </w:lvl>
    <w:lvl w:ilvl="6" w:tplc="7862E12C">
      <w:start w:val="1"/>
      <w:numFmt w:val="decimal"/>
      <w:lvlText w:val="%7."/>
      <w:lvlJc w:val="left"/>
      <w:pPr>
        <w:ind w:left="5040" w:hanging="360"/>
      </w:pPr>
    </w:lvl>
    <w:lvl w:ilvl="7" w:tplc="D1D6B356">
      <w:start w:val="1"/>
      <w:numFmt w:val="lowerLetter"/>
      <w:lvlText w:val="%8."/>
      <w:lvlJc w:val="left"/>
      <w:pPr>
        <w:ind w:left="5760" w:hanging="360"/>
      </w:pPr>
    </w:lvl>
    <w:lvl w:ilvl="8" w:tplc="5C20C814">
      <w:start w:val="1"/>
      <w:numFmt w:val="lowerRoman"/>
      <w:lvlText w:val="%9."/>
      <w:lvlJc w:val="right"/>
      <w:pPr>
        <w:ind w:left="6480" w:hanging="180"/>
      </w:pPr>
    </w:lvl>
  </w:abstractNum>
  <w:abstractNum w:abstractNumId="4" w15:restartNumberingAfterBreak="0">
    <w:nsid w:val="0BF45119"/>
    <w:multiLevelType w:val="hybridMultilevel"/>
    <w:tmpl w:val="FFFFFFFF"/>
    <w:lvl w:ilvl="0" w:tplc="F5020AF6">
      <w:start w:val="1"/>
      <w:numFmt w:val="decimal"/>
      <w:lvlText w:val="%1."/>
      <w:lvlJc w:val="left"/>
      <w:pPr>
        <w:ind w:left="720" w:hanging="360"/>
      </w:pPr>
    </w:lvl>
    <w:lvl w:ilvl="1" w:tplc="D01A1C8C">
      <w:start w:val="1"/>
      <w:numFmt w:val="lowerLetter"/>
      <w:lvlText w:val="%2."/>
      <w:lvlJc w:val="left"/>
      <w:pPr>
        <w:ind w:left="1440" w:hanging="360"/>
      </w:pPr>
    </w:lvl>
    <w:lvl w:ilvl="2" w:tplc="8F0AE740">
      <w:start w:val="1"/>
      <w:numFmt w:val="lowerRoman"/>
      <w:lvlText w:val="%3."/>
      <w:lvlJc w:val="right"/>
      <w:pPr>
        <w:ind w:left="2160" w:hanging="180"/>
      </w:pPr>
    </w:lvl>
    <w:lvl w:ilvl="3" w:tplc="44782C60">
      <w:start w:val="1"/>
      <w:numFmt w:val="decimal"/>
      <w:lvlText w:val="%4."/>
      <w:lvlJc w:val="left"/>
      <w:pPr>
        <w:ind w:left="2880" w:hanging="360"/>
      </w:pPr>
    </w:lvl>
    <w:lvl w:ilvl="4" w:tplc="ABC428F4">
      <w:start w:val="1"/>
      <w:numFmt w:val="lowerLetter"/>
      <w:lvlText w:val="%5."/>
      <w:lvlJc w:val="left"/>
      <w:pPr>
        <w:ind w:left="3600" w:hanging="360"/>
      </w:pPr>
    </w:lvl>
    <w:lvl w:ilvl="5" w:tplc="6C4E8AE6">
      <w:start w:val="1"/>
      <w:numFmt w:val="lowerRoman"/>
      <w:lvlText w:val="%6."/>
      <w:lvlJc w:val="right"/>
      <w:pPr>
        <w:ind w:left="4320" w:hanging="180"/>
      </w:pPr>
    </w:lvl>
    <w:lvl w:ilvl="6" w:tplc="1A325856">
      <w:start w:val="1"/>
      <w:numFmt w:val="decimal"/>
      <w:lvlText w:val="%7."/>
      <w:lvlJc w:val="left"/>
      <w:pPr>
        <w:ind w:left="5040" w:hanging="360"/>
      </w:pPr>
    </w:lvl>
    <w:lvl w:ilvl="7" w:tplc="2F4602CC">
      <w:start w:val="1"/>
      <w:numFmt w:val="lowerLetter"/>
      <w:lvlText w:val="%8."/>
      <w:lvlJc w:val="left"/>
      <w:pPr>
        <w:ind w:left="5760" w:hanging="360"/>
      </w:pPr>
    </w:lvl>
    <w:lvl w:ilvl="8" w:tplc="9C9A516E">
      <w:start w:val="1"/>
      <w:numFmt w:val="lowerRoman"/>
      <w:lvlText w:val="%9."/>
      <w:lvlJc w:val="right"/>
      <w:pPr>
        <w:ind w:left="6480" w:hanging="180"/>
      </w:pPr>
    </w:lvl>
  </w:abstractNum>
  <w:abstractNum w:abstractNumId="5" w15:restartNumberingAfterBreak="0">
    <w:nsid w:val="0C130359"/>
    <w:multiLevelType w:val="hybridMultilevel"/>
    <w:tmpl w:val="FFFFFFFF"/>
    <w:lvl w:ilvl="0" w:tplc="FDE4B4F2">
      <w:start w:val="1"/>
      <w:numFmt w:val="decimal"/>
      <w:lvlText w:val="%1."/>
      <w:lvlJc w:val="left"/>
      <w:pPr>
        <w:ind w:left="720" w:hanging="360"/>
      </w:pPr>
      <w:rPr>
        <w:rFonts w:hint="default" w:ascii="Aptos" w:hAnsi="Aptos"/>
      </w:rPr>
    </w:lvl>
    <w:lvl w:ilvl="1" w:tplc="4B22B1DC">
      <w:start w:val="1"/>
      <w:numFmt w:val="lowerLetter"/>
      <w:lvlText w:val="%2."/>
      <w:lvlJc w:val="left"/>
      <w:pPr>
        <w:ind w:left="1440" w:hanging="360"/>
      </w:pPr>
    </w:lvl>
    <w:lvl w:ilvl="2" w:tplc="E012AE66">
      <w:start w:val="1"/>
      <w:numFmt w:val="lowerRoman"/>
      <w:lvlText w:val="%3."/>
      <w:lvlJc w:val="right"/>
      <w:pPr>
        <w:ind w:left="2160" w:hanging="180"/>
      </w:pPr>
    </w:lvl>
    <w:lvl w:ilvl="3" w:tplc="2C16B596">
      <w:start w:val="1"/>
      <w:numFmt w:val="decimal"/>
      <w:lvlText w:val="%4."/>
      <w:lvlJc w:val="left"/>
      <w:pPr>
        <w:ind w:left="2880" w:hanging="360"/>
      </w:pPr>
    </w:lvl>
    <w:lvl w:ilvl="4" w:tplc="E78EF5CC">
      <w:start w:val="1"/>
      <w:numFmt w:val="lowerLetter"/>
      <w:lvlText w:val="%5."/>
      <w:lvlJc w:val="left"/>
      <w:pPr>
        <w:ind w:left="3600" w:hanging="360"/>
      </w:pPr>
    </w:lvl>
    <w:lvl w:ilvl="5" w:tplc="337A38D0">
      <w:start w:val="1"/>
      <w:numFmt w:val="lowerRoman"/>
      <w:lvlText w:val="%6."/>
      <w:lvlJc w:val="right"/>
      <w:pPr>
        <w:ind w:left="4320" w:hanging="180"/>
      </w:pPr>
    </w:lvl>
    <w:lvl w:ilvl="6" w:tplc="03FC2B06">
      <w:start w:val="1"/>
      <w:numFmt w:val="decimal"/>
      <w:lvlText w:val="%7."/>
      <w:lvlJc w:val="left"/>
      <w:pPr>
        <w:ind w:left="5040" w:hanging="360"/>
      </w:pPr>
    </w:lvl>
    <w:lvl w:ilvl="7" w:tplc="CE8A049A">
      <w:start w:val="1"/>
      <w:numFmt w:val="lowerLetter"/>
      <w:lvlText w:val="%8."/>
      <w:lvlJc w:val="left"/>
      <w:pPr>
        <w:ind w:left="5760" w:hanging="360"/>
      </w:pPr>
    </w:lvl>
    <w:lvl w:ilvl="8" w:tplc="FD6E12F0">
      <w:start w:val="1"/>
      <w:numFmt w:val="lowerRoman"/>
      <w:lvlText w:val="%9."/>
      <w:lvlJc w:val="right"/>
      <w:pPr>
        <w:ind w:left="6480" w:hanging="180"/>
      </w:pPr>
    </w:lvl>
  </w:abstractNum>
  <w:abstractNum w:abstractNumId="6" w15:restartNumberingAfterBreak="0">
    <w:nsid w:val="0C74C66E"/>
    <w:multiLevelType w:val="hybridMultilevel"/>
    <w:tmpl w:val="FFFFFFFF"/>
    <w:lvl w:ilvl="0" w:tplc="C4FC9EAC">
      <w:start w:val="1"/>
      <w:numFmt w:val="decimal"/>
      <w:lvlText w:val="%1."/>
      <w:lvlJc w:val="left"/>
      <w:pPr>
        <w:ind w:left="720" w:hanging="360"/>
      </w:pPr>
    </w:lvl>
    <w:lvl w:ilvl="1" w:tplc="AF3053F0">
      <w:start w:val="1"/>
      <w:numFmt w:val="lowerLetter"/>
      <w:lvlText w:val="%2."/>
      <w:lvlJc w:val="left"/>
      <w:pPr>
        <w:ind w:left="1440" w:hanging="360"/>
      </w:pPr>
    </w:lvl>
    <w:lvl w:ilvl="2" w:tplc="A81CC97A">
      <w:start w:val="1"/>
      <w:numFmt w:val="lowerRoman"/>
      <w:lvlText w:val="%3."/>
      <w:lvlJc w:val="right"/>
      <w:pPr>
        <w:ind w:left="2160" w:hanging="180"/>
      </w:pPr>
    </w:lvl>
    <w:lvl w:ilvl="3" w:tplc="D23CD810">
      <w:start w:val="1"/>
      <w:numFmt w:val="decimal"/>
      <w:lvlText w:val="%4."/>
      <w:lvlJc w:val="left"/>
      <w:pPr>
        <w:ind w:left="2880" w:hanging="360"/>
      </w:pPr>
    </w:lvl>
    <w:lvl w:ilvl="4" w:tplc="69BEF830">
      <w:start w:val="1"/>
      <w:numFmt w:val="lowerLetter"/>
      <w:lvlText w:val="%5."/>
      <w:lvlJc w:val="left"/>
      <w:pPr>
        <w:ind w:left="3600" w:hanging="360"/>
      </w:pPr>
    </w:lvl>
    <w:lvl w:ilvl="5" w:tplc="D730F184">
      <w:start w:val="1"/>
      <w:numFmt w:val="lowerRoman"/>
      <w:lvlText w:val="%6."/>
      <w:lvlJc w:val="right"/>
      <w:pPr>
        <w:ind w:left="4320" w:hanging="180"/>
      </w:pPr>
    </w:lvl>
    <w:lvl w:ilvl="6" w:tplc="152ECE68">
      <w:start w:val="1"/>
      <w:numFmt w:val="decimal"/>
      <w:lvlText w:val="%7."/>
      <w:lvlJc w:val="left"/>
      <w:pPr>
        <w:ind w:left="5040" w:hanging="360"/>
      </w:pPr>
    </w:lvl>
    <w:lvl w:ilvl="7" w:tplc="1C729CDC">
      <w:start w:val="1"/>
      <w:numFmt w:val="lowerLetter"/>
      <w:lvlText w:val="%8."/>
      <w:lvlJc w:val="left"/>
      <w:pPr>
        <w:ind w:left="5760" w:hanging="360"/>
      </w:pPr>
    </w:lvl>
    <w:lvl w:ilvl="8" w:tplc="4BCEA426">
      <w:start w:val="1"/>
      <w:numFmt w:val="lowerRoman"/>
      <w:lvlText w:val="%9."/>
      <w:lvlJc w:val="right"/>
      <w:pPr>
        <w:ind w:left="6480" w:hanging="180"/>
      </w:pPr>
    </w:lvl>
  </w:abstractNum>
  <w:abstractNum w:abstractNumId="7" w15:restartNumberingAfterBreak="0">
    <w:nsid w:val="0D73D713"/>
    <w:multiLevelType w:val="hybridMultilevel"/>
    <w:tmpl w:val="FFFFFFFF"/>
    <w:lvl w:ilvl="0" w:tplc="1E24A878">
      <w:start w:val="1"/>
      <w:numFmt w:val="bullet"/>
      <w:lvlText w:val=""/>
      <w:lvlJc w:val="left"/>
      <w:pPr>
        <w:ind w:left="720" w:hanging="360"/>
      </w:pPr>
      <w:rPr>
        <w:rFonts w:hint="default" w:ascii="Symbol" w:hAnsi="Symbol"/>
      </w:rPr>
    </w:lvl>
    <w:lvl w:ilvl="1" w:tplc="AAE21C1A">
      <w:start w:val="1"/>
      <w:numFmt w:val="bullet"/>
      <w:lvlText w:val="o"/>
      <w:lvlJc w:val="left"/>
      <w:pPr>
        <w:ind w:left="1440" w:hanging="360"/>
      </w:pPr>
      <w:rPr>
        <w:rFonts w:hint="default" w:ascii="Courier New" w:hAnsi="Courier New"/>
      </w:rPr>
    </w:lvl>
    <w:lvl w:ilvl="2" w:tplc="867846AA">
      <w:start w:val="1"/>
      <w:numFmt w:val="bullet"/>
      <w:lvlText w:val=""/>
      <w:lvlJc w:val="left"/>
      <w:pPr>
        <w:ind w:left="2160" w:hanging="360"/>
      </w:pPr>
      <w:rPr>
        <w:rFonts w:hint="default" w:ascii="Wingdings" w:hAnsi="Wingdings"/>
      </w:rPr>
    </w:lvl>
    <w:lvl w:ilvl="3" w:tplc="616263F4">
      <w:start w:val="1"/>
      <w:numFmt w:val="bullet"/>
      <w:lvlText w:val=""/>
      <w:lvlJc w:val="left"/>
      <w:pPr>
        <w:ind w:left="2880" w:hanging="360"/>
      </w:pPr>
      <w:rPr>
        <w:rFonts w:hint="default" w:ascii="Symbol" w:hAnsi="Symbol"/>
      </w:rPr>
    </w:lvl>
    <w:lvl w:ilvl="4" w:tplc="004A84D4">
      <w:start w:val="1"/>
      <w:numFmt w:val="bullet"/>
      <w:lvlText w:val="o"/>
      <w:lvlJc w:val="left"/>
      <w:pPr>
        <w:ind w:left="3600" w:hanging="360"/>
      </w:pPr>
      <w:rPr>
        <w:rFonts w:hint="default" w:ascii="Courier New" w:hAnsi="Courier New"/>
      </w:rPr>
    </w:lvl>
    <w:lvl w:ilvl="5" w:tplc="1B7E3958">
      <w:start w:val="1"/>
      <w:numFmt w:val="bullet"/>
      <w:lvlText w:val=""/>
      <w:lvlJc w:val="left"/>
      <w:pPr>
        <w:ind w:left="4320" w:hanging="360"/>
      </w:pPr>
      <w:rPr>
        <w:rFonts w:hint="default" w:ascii="Wingdings" w:hAnsi="Wingdings"/>
      </w:rPr>
    </w:lvl>
    <w:lvl w:ilvl="6" w:tplc="7418230C">
      <w:start w:val="1"/>
      <w:numFmt w:val="bullet"/>
      <w:lvlText w:val=""/>
      <w:lvlJc w:val="left"/>
      <w:pPr>
        <w:ind w:left="5040" w:hanging="360"/>
      </w:pPr>
      <w:rPr>
        <w:rFonts w:hint="default" w:ascii="Symbol" w:hAnsi="Symbol"/>
      </w:rPr>
    </w:lvl>
    <w:lvl w:ilvl="7" w:tplc="E484414E">
      <w:start w:val="1"/>
      <w:numFmt w:val="bullet"/>
      <w:lvlText w:val="o"/>
      <w:lvlJc w:val="left"/>
      <w:pPr>
        <w:ind w:left="5760" w:hanging="360"/>
      </w:pPr>
      <w:rPr>
        <w:rFonts w:hint="default" w:ascii="Courier New" w:hAnsi="Courier New"/>
      </w:rPr>
    </w:lvl>
    <w:lvl w:ilvl="8" w:tplc="B54CC972">
      <w:start w:val="1"/>
      <w:numFmt w:val="bullet"/>
      <w:lvlText w:val=""/>
      <w:lvlJc w:val="left"/>
      <w:pPr>
        <w:ind w:left="6480" w:hanging="360"/>
      </w:pPr>
      <w:rPr>
        <w:rFonts w:hint="default" w:ascii="Wingdings" w:hAnsi="Wingdings"/>
      </w:rPr>
    </w:lvl>
  </w:abstractNum>
  <w:abstractNum w:abstractNumId="8" w15:restartNumberingAfterBreak="0">
    <w:nsid w:val="10C151BC"/>
    <w:multiLevelType w:val="hybridMultilevel"/>
    <w:tmpl w:val="FFFFFFFF"/>
    <w:lvl w:ilvl="0" w:tplc="57027FF6">
      <w:start w:val="1"/>
      <w:numFmt w:val="bullet"/>
      <w:lvlText w:val=""/>
      <w:lvlJc w:val="left"/>
      <w:pPr>
        <w:ind w:left="720" w:hanging="360"/>
      </w:pPr>
      <w:rPr>
        <w:rFonts w:hint="default" w:ascii="Symbol" w:hAnsi="Symbol"/>
      </w:rPr>
    </w:lvl>
    <w:lvl w:ilvl="1" w:tplc="68261AC6">
      <w:start w:val="1"/>
      <w:numFmt w:val="bullet"/>
      <w:lvlText w:val="o"/>
      <w:lvlJc w:val="left"/>
      <w:pPr>
        <w:ind w:left="1440" w:hanging="360"/>
      </w:pPr>
      <w:rPr>
        <w:rFonts w:hint="default" w:ascii="Courier New" w:hAnsi="Courier New"/>
      </w:rPr>
    </w:lvl>
    <w:lvl w:ilvl="2" w:tplc="959627C2">
      <w:start w:val="1"/>
      <w:numFmt w:val="bullet"/>
      <w:lvlText w:val=""/>
      <w:lvlJc w:val="left"/>
      <w:pPr>
        <w:ind w:left="2160" w:hanging="360"/>
      </w:pPr>
      <w:rPr>
        <w:rFonts w:hint="default" w:ascii="Wingdings" w:hAnsi="Wingdings"/>
      </w:rPr>
    </w:lvl>
    <w:lvl w:ilvl="3" w:tplc="B49E82C0">
      <w:start w:val="1"/>
      <w:numFmt w:val="bullet"/>
      <w:lvlText w:val=""/>
      <w:lvlJc w:val="left"/>
      <w:pPr>
        <w:ind w:left="2880" w:hanging="360"/>
      </w:pPr>
      <w:rPr>
        <w:rFonts w:hint="default" w:ascii="Symbol" w:hAnsi="Symbol"/>
      </w:rPr>
    </w:lvl>
    <w:lvl w:ilvl="4" w:tplc="8BB06A12">
      <w:start w:val="1"/>
      <w:numFmt w:val="bullet"/>
      <w:lvlText w:val="o"/>
      <w:lvlJc w:val="left"/>
      <w:pPr>
        <w:ind w:left="3600" w:hanging="360"/>
      </w:pPr>
      <w:rPr>
        <w:rFonts w:hint="default" w:ascii="Courier New" w:hAnsi="Courier New"/>
      </w:rPr>
    </w:lvl>
    <w:lvl w:ilvl="5" w:tplc="9F889906">
      <w:start w:val="1"/>
      <w:numFmt w:val="bullet"/>
      <w:lvlText w:val=""/>
      <w:lvlJc w:val="left"/>
      <w:pPr>
        <w:ind w:left="4320" w:hanging="360"/>
      </w:pPr>
      <w:rPr>
        <w:rFonts w:hint="default" w:ascii="Wingdings" w:hAnsi="Wingdings"/>
      </w:rPr>
    </w:lvl>
    <w:lvl w:ilvl="6" w:tplc="21EA6D80">
      <w:start w:val="1"/>
      <w:numFmt w:val="bullet"/>
      <w:lvlText w:val=""/>
      <w:lvlJc w:val="left"/>
      <w:pPr>
        <w:ind w:left="5040" w:hanging="360"/>
      </w:pPr>
      <w:rPr>
        <w:rFonts w:hint="default" w:ascii="Symbol" w:hAnsi="Symbol"/>
      </w:rPr>
    </w:lvl>
    <w:lvl w:ilvl="7" w:tplc="4ADEB700">
      <w:start w:val="1"/>
      <w:numFmt w:val="bullet"/>
      <w:lvlText w:val="o"/>
      <w:lvlJc w:val="left"/>
      <w:pPr>
        <w:ind w:left="5760" w:hanging="360"/>
      </w:pPr>
      <w:rPr>
        <w:rFonts w:hint="default" w:ascii="Courier New" w:hAnsi="Courier New"/>
      </w:rPr>
    </w:lvl>
    <w:lvl w:ilvl="8" w:tplc="1026C38C">
      <w:start w:val="1"/>
      <w:numFmt w:val="bullet"/>
      <w:lvlText w:val=""/>
      <w:lvlJc w:val="left"/>
      <w:pPr>
        <w:ind w:left="6480" w:hanging="360"/>
      </w:pPr>
      <w:rPr>
        <w:rFonts w:hint="default" w:ascii="Wingdings" w:hAnsi="Wingdings"/>
      </w:rPr>
    </w:lvl>
  </w:abstractNum>
  <w:abstractNum w:abstractNumId="9" w15:restartNumberingAfterBreak="0">
    <w:nsid w:val="10C5BD1E"/>
    <w:multiLevelType w:val="hybridMultilevel"/>
    <w:tmpl w:val="FFFFFFFF"/>
    <w:lvl w:ilvl="0" w:tplc="0BEE165A">
      <w:start w:val="1"/>
      <w:numFmt w:val="decimal"/>
      <w:lvlText w:val="%1."/>
      <w:lvlJc w:val="left"/>
      <w:pPr>
        <w:ind w:left="720" w:hanging="360"/>
      </w:pPr>
    </w:lvl>
    <w:lvl w:ilvl="1" w:tplc="02361AFE">
      <w:start w:val="1"/>
      <w:numFmt w:val="lowerLetter"/>
      <w:lvlText w:val="%2."/>
      <w:lvlJc w:val="left"/>
      <w:pPr>
        <w:ind w:left="1440" w:hanging="360"/>
      </w:pPr>
    </w:lvl>
    <w:lvl w:ilvl="2" w:tplc="E506A990">
      <w:start w:val="1"/>
      <w:numFmt w:val="lowerRoman"/>
      <w:lvlText w:val="%3."/>
      <w:lvlJc w:val="right"/>
      <w:pPr>
        <w:ind w:left="2160" w:hanging="180"/>
      </w:pPr>
    </w:lvl>
    <w:lvl w:ilvl="3" w:tplc="90BCE49A">
      <w:start w:val="1"/>
      <w:numFmt w:val="decimal"/>
      <w:lvlText w:val="%4."/>
      <w:lvlJc w:val="left"/>
      <w:pPr>
        <w:ind w:left="2880" w:hanging="360"/>
      </w:pPr>
    </w:lvl>
    <w:lvl w:ilvl="4" w:tplc="A50C3CBA">
      <w:start w:val="1"/>
      <w:numFmt w:val="lowerLetter"/>
      <w:lvlText w:val="%5."/>
      <w:lvlJc w:val="left"/>
      <w:pPr>
        <w:ind w:left="3600" w:hanging="360"/>
      </w:pPr>
    </w:lvl>
    <w:lvl w:ilvl="5" w:tplc="09403F7E">
      <w:start w:val="1"/>
      <w:numFmt w:val="lowerRoman"/>
      <w:lvlText w:val="%6."/>
      <w:lvlJc w:val="right"/>
      <w:pPr>
        <w:ind w:left="4320" w:hanging="180"/>
      </w:pPr>
    </w:lvl>
    <w:lvl w:ilvl="6" w:tplc="2760022E">
      <w:start w:val="1"/>
      <w:numFmt w:val="decimal"/>
      <w:lvlText w:val="%7."/>
      <w:lvlJc w:val="left"/>
      <w:pPr>
        <w:ind w:left="5040" w:hanging="360"/>
      </w:pPr>
    </w:lvl>
    <w:lvl w:ilvl="7" w:tplc="007CCB94">
      <w:start w:val="1"/>
      <w:numFmt w:val="lowerLetter"/>
      <w:lvlText w:val="%8."/>
      <w:lvlJc w:val="left"/>
      <w:pPr>
        <w:ind w:left="5760" w:hanging="360"/>
      </w:pPr>
    </w:lvl>
    <w:lvl w:ilvl="8" w:tplc="A28A2642">
      <w:start w:val="1"/>
      <w:numFmt w:val="lowerRoman"/>
      <w:lvlText w:val="%9."/>
      <w:lvlJc w:val="right"/>
      <w:pPr>
        <w:ind w:left="6480" w:hanging="180"/>
      </w:pPr>
    </w:lvl>
  </w:abstractNum>
  <w:abstractNum w:abstractNumId="10" w15:restartNumberingAfterBreak="0">
    <w:nsid w:val="17A0BA58"/>
    <w:multiLevelType w:val="hybridMultilevel"/>
    <w:tmpl w:val="FFFFFFFF"/>
    <w:lvl w:ilvl="0" w:tplc="6FEAEADA">
      <w:start w:val="1"/>
      <w:numFmt w:val="decimal"/>
      <w:lvlText w:val="%1."/>
      <w:lvlJc w:val="left"/>
      <w:pPr>
        <w:ind w:left="720" w:hanging="360"/>
      </w:pPr>
    </w:lvl>
    <w:lvl w:ilvl="1" w:tplc="5EBCEC14">
      <w:start w:val="1"/>
      <w:numFmt w:val="lowerLetter"/>
      <w:lvlText w:val="%2."/>
      <w:lvlJc w:val="left"/>
      <w:pPr>
        <w:ind w:left="1440" w:hanging="360"/>
      </w:pPr>
    </w:lvl>
    <w:lvl w:ilvl="2" w:tplc="5C5EDD30">
      <w:start w:val="1"/>
      <w:numFmt w:val="lowerRoman"/>
      <w:lvlText w:val="%3."/>
      <w:lvlJc w:val="right"/>
      <w:pPr>
        <w:ind w:left="2160" w:hanging="180"/>
      </w:pPr>
    </w:lvl>
    <w:lvl w:ilvl="3" w:tplc="1DDCE8B6">
      <w:start w:val="1"/>
      <w:numFmt w:val="decimal"/>
      <w:lvlText w:val="%4."/>
      <w:lvlJc w:val="left"/>
      <w:pPr>
        <w:ind w:left="2880" w:hanging="360"/>
      </w:pPr>
    </w:lvl>
    <w:lvl w:ilvl="4" w:tplc="25824FE6">
      <w:start w:val="1"/>
      <w:numFmt w:val="lowerLetter"/>
      <w:lvlText w:val="%5."/>
      <w:lvlJc w:val="left"/>
      <w:pPr>
        <w:ind w:left="3600" w:hanging="360"/>
      </w:pPr>
    </w:lvl>
    <w:lvl w:ilvl="5" w:tplc="A53458CC">
      <w:start w:val="1"/>
      <w:numFmt w:val="lowerRoman"/>
      <w:lvlText w:val="%6."/>
      <w:lvlJc w:val="right"/>
      <w:pPr>
        <w:ind w:left="4320" w:hanging="180"/>
      </w:pPr>
    </w:lvl>
    <w:lvl w:ilvl="6" w:tplc="102CACCA">
      <w:start w:val="1"/>
      <w:numFmt w:val="decimal"/>
      <w:lvlText w:val="%7."/>
      <w:lvlJc w:val="left"/>
      <w:pPr>
        <w:ind w:left="5040" w:hanging="360"/>
      </w:pPr>
    </w:lvl>
    <w:lvl w:ilvl="7" w:tplc="4B7C4F30">
      <w:start w:val="1"/>
      <w:numFmt w:val="lowerLetter"/>
      <w:lvlText w:val="%8."/>
      <w:lvlJc w:val="left"/>
      <w:pPr>
        <w:ind w:left="5760" w:hanging="360"/>
      </w:pPr>
    </w:lvl>
    <w:lvl w:ilvl="8" w:tplc="7CF8BB0E">
      <w:start w:val="1"/>
      <w:numFmt w:val="lowerRoman"/>
      <w:lvlText w:val="%9."/>
      <w:lvlJc w:val="right"/>
      <w:pPr>
        <w:ind w:left="6480" w:hanging="180"/>
      </w:pPr>
    </w:lvl>
  </w:abstractNum>
  <w:abstractNum w:abstractNumId="11" w15:restartNumberingAfterBreak="0">
    <w:nsid w:val="18FD1C05"/>
    <w:multiLevelType w:val="hybridMultilevel"/>
    <w:tmpl w:val="FFFFFFFF"/>
    <w:lvl w:ilvl="0" w:tplc="D88E5E5C">
      <w:start w:val="1"/>
      <w:numFmt w:val="decimal"/>
      <w:lvlText w:val="%1."/>
      <w:lvlJc w:val="left"/>
      <w:pPr>
        <w:ind w:left="720" w:hanging="360"/>
      </w:pPr>
    </w:lvl>
    <w:lvl w:ilvl="1" w:tplc="47084EC4">
      <w:start w:val="1"/>
      <w:numFmt w:val="lowerLetter"/>
      <w:lvlText w:val="%2."/>
      <w:lvlJc w:val="left"/>
      <w:pPr>
        <w:ind w:left="1440" w:hanging="360"/>
      </w:pPr>
    </w:lvl>
    <w:lvl w:ilvl="2" w:tplc="224E8A96">
      <w:start w:val="1"/>
      <w:numFmt w:val="lowerRoman"/>
      <w:lvlText w:val="%3."/>
      <w:lvlJc w:val="right"/>
      <w:pPr>
        <w:ind w:left="2160" w:hanging="180"/>
      </w:pPr>
    </w:lvl>
    <w:lvl w:ilvl="3" w:tplc="2DB62334">
      <w:start w:val="1"/>
      <w:numFmt w:val="decimal"/>
      <w:lvlText w:val="%4."/>
      <w:lvlJc w:val="left"/>
      <w:pPr>
        <w:ind w:left="2880" w:hanging="360"/>
      </w:pPr>
    </w:lvl>
    <w:lvl w:ilvl="4" w:tplc="E41CA49C">
      <w:start w:val="1"/>
      <w:numFmt w:val="lowerLetter"/>
      <w:lvlText w:val="%5."/>
      <w:lvlJc w:val="left"/>
      <w:pPr>
        <w:ind w:left="3600" w:hanging="360"/>
      </w:pPr>
    </w:lvl>
    <w:lvl w:ilvl="5" w:tplc="900CA268">
      <w:start w:val="1"/>
      <w:numFmt w:val="lowerRoman"/>
      <w:lvlText w:val="%6."/>
      <w:lvlJc w:val="right"/>
      <w:pPr>
        <w:ind w:left="4320" w:hanging="180"/>
      </w:pPr>
    </w:lvl>
    <w:lvl w:ilvl="6" w:tplc="04CA154A">
      <w:start w:val="1"/>
      <w:numFmt w:val="decimal"/>
      <w:lvlText w:val="%7."/>
      <w:lvlJc w:val="left"/>
      <w:pPr>
        <w:ind w:left="5040" w:hanging="360"/>
      </w:pPr>
    </w:lvl>
    <w:lvl w:ilvl="7" w:tplc="1DA6B848">
      <w:start w:val="1"/>
      <w:numFmt w:val="lowerLetter"/>
      <w:lvlText w:val="%8."/>
      <w:lvlJc w:val="left"/>
      <w:pPr>
        <w:ind w:left="5760" w:hanging="360"/>
      </w:pPr>
    </w:lvl>
    <w:lvl w:ilvl="8" w:tplc="192287E4">
      <w:start w:val="1"/>
      <w:numFmt w:val="lowerRoman"/>
      <w:lvlText w:val="%9."/>
      <w:lvlJc w:val="right"/>
      <w:pPr>
        <w:ind w:left="6480" w:hanging="180"/>
      </w:pPr>
    </w:lvl>
  </w:abstractNum>
  <w:abstractNum w:abstractNumId="12" w15:restartNumberingAfterBreak="0">
    <w:nsid w:val="18FE4899"/>
    <w:multiLevelType w:val="hybridMultilevel"/>
    <w:tmpl w:val="FFFFFFFF"/>
    <w:lvl w:ilvl="0" w:tplc="7B32CA3C">
      <w:start w:val="1"/>
      <w:numFmt w:val="decimal"/>
      <w:lvlText w:val="%1."/>
      <w:lvlJc w:val="left"/>
      <w:pPr>
        <w:ind w:left="720" w:hanging="360"/>
      </w:pPr>
      <w:rPr>
        <w:rFonts w:hint="default" w:ascii="Aptos" w:hAnsi="Aptos"/>
      </w:rPr>
    </w:lvl>
    <w:lvl w:ilvl="1" w:tplc="1B0CDAFE">
      <w:start w:val="1"/>
      <w:numFmt w:val="lowerLetter"/>
      <w:lvlText w:val="%2."/>
      <w:lvlJc w:val="left"/>
      <w:pPr>
        <w:ind w:left="1440" w:hanging="360"/>
      </w:pPr>
    </w:lvl>
    <w:lvl w:ilvl="2" w:tplc="EC3AFCB8">
      <w:start w:val="1"/>
      <w:numFmt w:val="lowerRoman"/>
      <w:lvlText w:val="%3."/>
      <w:lvlJc w:val="right"/>
      <w:pPr>
        <w:ind w:left="2160" w:hanging="180"/>
      </w:pPr>
    </w:lvl>
    <w:lvl w:ilvl="3" w:tplc="E01C44E0">
      <w:start w:val="1"/>
      <w:numFmt w:val="decimal"/>
      <w:lvlText w:val="%4."/>
      <w:lvlJc w:val="left"/>
      <w:pPr>
        <w:ind w:left="2880" w:hanging="360"/>
      </w:pPr>
    </w:lvl>
    <w:lvl w:ilvl="4" w:tplc="ADC4C158">
      <w:start w:val="1"/>
      <w:numFmt w:val="lowerLetter"/>
      <w:lvlText w:val="%5."/>
      <w:lvlJc w:val="left"/>
      <w:pPr>
        <w:ind w:left="3600" w:hanging="360"/>
      </w:pPr>
    </w:lvl>
    <w:lvl w:ilvl="5" w:tplc="F72257E8">
      <w:start w:val="1"/>
      <w:numFmt w:val="lowerRoman"/>
      <w:lvlText w:val="%6."/>
      <w:lvlJc w:val="right"/>
      <w:pPr>
        <w:ind w:left="4320" w:hanging="180"/>
      </w:pPr>
    </w:lvl>
    <w:lvl w:ilvl="6" w:tplc="F252D94A">
      <w:start w:val="1"/>
      <w:numFmt w:val="decimal"/>
      <w:lvlText w:val="%7."/>
      <w:lvlJc w:val="left"/>
      <w:pPr>
        <w:ind w:left="5040" w:hanging="360"/>
      </w:pPr>
    </w:lvl>
    <w:lvl w:ilvl="7" w:tplc="7B7A6792">
      <w:start w:val="1"/>
      <w:numFmt w:val="lowerLetter"/>
      <w:lvlText w:val="%8."/>
      <w:lvlJc w:val="left"/>
      <w:pPr>
        <w:ind w:left="5760" w:hanging="360"/>
      </w:pPr>
    </w:lvl>
    <w:lvl w:ilvl="8" w:tplc="D10C7610">
      <w:start w:val="1"/>
      <w:numFmt w:val="lowerRoman"/>
      <w:lvlText w:val="%9."/>
      <w:lvlJc w:val="right"/>
      <w:pPr>
        <w:ind w:left="6480" w:hanging="180"/>
      </w:pPr>
    </w:lvl>
  </w:abstractNum>
  <w:abstractNum w:abstractNumId="13" w15:restartNumberingAfterBreak="0">
    <w:nsid w:val="27647AAF"/>
    <w:multiLevelType w:val="hybridMultilevel"/>
    <w:tmpl w:val="FFFFFFFF"/>
    <w:lvl w:ilvl="0" w:tplc="0C14CC04">
      <w:start w:val="1"/>
      <w:numFmt w:val="decimal"/>
      <w:lvlText w:val="%1."/>
      <w:lvlJc w:val="left"/>
      <w:pPr>
        <w:ind w:left="720" w:hanging="360"/>
      </w:pPr>
    </w:lvl>
    <w:lvl w:ilvl="1" w:tplc="4BB4C6F2">
      <w:start w:val="1"/>
      <w:numFmt w:val="lowerLetter"/>
      <w:lvlText w:val="%2."/>
      <w:lvlJc w:val="left"/>
      <w:pPr>
        <w:ind w:left="1440" w:hanging="360"/>
      </w:pPr>
    </w:lvl>
    <w:lvl w:ilvl="2" w:tplc="C20CE572">
      <w:start w:val="1"/>
      <w:numFmt w:val="lowerRoman"/>
      <w:lvlText w:val="%3."/>
      <w:lvlJc w:val="right"/>
      <w:pPr>
        <w:ind w:left="2160" w:hanging="180"/>
      </w:pPr>
    </w:lvl>
    <w:lvl w:ilvl="3" w:tplc="C9B243F2">
      <w:start w:val="1"/>
      <w:numFmt w:val="decimal"/>
      <w:lvlText w:val="%4."/>
      <w:lvlJc w:val="left"/>
      <w:pPr>
        <w:ind w:left="2880" w:hanging="360"/>
      </w:pPr>
    </w:lvl>
    <w:lvl w:ilvl="4" w:tplc="E886E47E">
      <w:start w:val="1"/>
      <w:numFmt w:val="lowerLetter"/>
      <w:lvlText w:val="%5."/>
      <w:lvlJc w:val="left"/>
      <w:pPr>
        <w:ind w:left="3600" w:hanging="360"/>
      </w:pPr>
    </w:lvl>
    <w:lvl w:ilvl="5" w:tplc="7C148908">
      <w:start w:val="1"/>
      <w:numFmt w:val="lowerRoman"/>
      <w:lvlText w:val="%6."/>
      <w:lvlJc w:val="right"/>
      <w:pPr>
        <w:ind w:left="4320" w:hanging="180"/>
      </w:pPr>
    </w:lvl>
    <w:lvl w:ilvl="6" w:tplc="6DA27F8C">
      <w:start w:val="1"/>
      <w:numFmt w:val="decimal"/>
      <w:lvlText w:val="%7."/>
      <w:lvlJc w:val="left"/>
      <w:pPr>
        <w:ind w:left="5040" w:hanging="360"/>
      </w:pPr>
    </w:lvl>
    <w:lvl w:ilvl="7" w:tplc="A8D81B32">
      <w:start w:val="1"/>
      <w:numFmt w:val="lowerLetter"/>
      <w:lvlText w:val="%8."/>
      <w:lvlJc w:val="left"/>
      <w:pPr>
        <w:ind w:left="5760" w:hanging="360"/>
      </w:pPr>
    </w:lvl>
    <w:lvl w:ilvl="8" w:tplc="CC28B3AC">
      <w:start w:val="1"/>
      <w:numFmt w:val="lowerRoman"/>
      <w:lvlText w:val="%9."/>
      <w:lvlJc w:val="right"/>
      <w:pPr>
        <w:ind w:left="6480" w:hanging="180"/>
      </w:pPr>
    </w:lvl>
  </w:abstractNum>
  <w:abstractNum w:abstractNumId="14" w15:restartNumberingAfterBreak="0">
    <w:nsid w:val="3162D303"/>
    <w:multiLevelType w:val="hybridMultilevel"/>
    <w:tmpl w:val="FFFFFFFF"/>
    <w:lvl w:ilvl="0" w:tplc="62CC9398">
      <w:start w:val="1"/>
      <w:numFmt w:val="decimal"/>
      <w:lvlText w:val="%1."/>
      <w:lvlJc w:val="left"/>
      <w:pPr>
        <w:ind w:left="720" w:hanging="360"/>
      </w:pPr>
    </w:lvl>
    <w:lvl w:ilvl="1" w:tplc="CF2EB2E2">
      <w:start w:val="1"/>
      <w:numFmt w:val="lowerLetter"/>
      <w:lvlText w:val="%2."/>
      <w:lvlJc w:val="left"/>
      <w:pPr>
        <w:ind w:left="1440" w:hanging="360"/>
      </w:pPr>
    </w:lvl>
    <w:lvl w:ilvl="2" w:tplc="2B8AC2AA">
      <w:start w:val="1"/>
      <w:numFmt w:val="lowerRoman"/>
      <w:lvlText w:val="%3."/>
      <w:lvlJc w:val="right"/>
      <w:pPr>
        <w:ind w:left="2160" w:hanging="180"/>
      </w:pPr>
    </w:lvl>
    <w:lvl w:ilvl="3" w:tplc="6D7A7FD0">
      <w:start w:val="1"/>
      <w:numFmt w:val="decimal"/>
      <w:lvlText w:val="%4."/>
      <w:lvlJc w:val="left"/>
      <w:pPr>
        <w:ind w:left="2880" w:hanging="360"/>
      </w:pPr>
    </w:lvl>
    <w:lvl w:ilvl="4" w:tplc="ACF00F82">
      <w:start w:val="1"/>
      <w:numFmt w:val="lowerLetter"/>
      <w:lvlText w:val="%5."/>
      <w:lvlJc w:val="left"/>
      <w:pPr>
        <w:ind w:left="3600" w:hanging="360"/>
      </w:pPr>
    </w:lvl>
    <w:lvl w:ilvl="5" w:tplc="3BEC18A6">
      <w:start w:val="1"/>
      <w:numFmt w:val="lowerRoman"/>
      <w:lvlText w:val="%6."/>
      <w:lvlJc w:val="right"/>
      <w:pPr>
        <w:ind w:left="4320" w:hanging="180"/>
      </w:pPr>
    </w:lvl>
    <w:lvl w:ilvl="6" w:tplc="10DC4BD0">
      <w:start w:val="1"/>
      <w:numFmt w:val="decimal"/>
      <w:lvlText w:val="%7."/>
      <w:lvlJc w:val="left"/>
      <w:pPr>
        <w:ind w:left="5040" w:hanging="360"/>
      </w:pPr>
    </w:lvl>
    <w:lvl w:ilvl="7" w:tplc="CA9A23A6">
      <w:start w:val="1"/>
      <w:numFmt w:val="lowerLetter"/>
      <w:lvlText w:val="%8."/>
      <w:lvlJc w:val="left"/>
      <w:pPr>
        <w:ind w:left="5760" w:hanging="360"/>
      </w:pPr>
    </w:lvl>
    <w:lvl w:ilvl="8" w:tplc="F604B88E">
      <w:start w:val="1"/>
      <w:numFmt w:val="lowerRoman"/>
      <w:lvlText w:val="%9."/>
      <w:lvlJc w:val="right"/>
      <w:pPr>
        <w:ind w:left="6480" w:hanging="180"/>
      </w:pPr>
    </w:lvl>
  </w:abstractNum>
  <w:abstractNum w:abstractNumId="15" w15:restartNumberingAfterBreak="0">
    <w:nsid w:val="31AE0D59"/>
    <w:multiLevelType w:val="hybridMultilevel"/>
    <w:tmpl w:val="FFFFFFFF"/>
    <w:lvl w:ilvl="0" w:tplc="14A211C2">
      <w:start w:val="1"/>
      <w:numFmt w:val="bullet"/>
      <w:lvlText w:val=""/>
      <w:lvlJc w:val="left"/>
      <w:pPr>
        <w:ind w:left="720" w:hanging="360"/>
      </w:pPr>
      <w:rPr>
        <w:rFonts w:hint="default" w:ascii="Symbol" w:hAnsi="Symbol"/>
      </w:rPr>
    </w:lvl>
    <w:lvl w:ilvl="1" w:tplc="BBC062E2">
      <w:start w:val="1"/>
      <w:numFmt w:val="bullet"/>
      <w:lvlText w:val="o"/>
      <w:lvlJc w:val="left"/>
      <w:pPr>
        <w:ind w:left="1440" w:hanging="360"/>
      </w:pPr>
      <w:rPr>
        <w:rFonts w:hint="default" w:ascii="Courier New" w:hAnsi="Courier New"/>
      </w:rPr>
    </w:lvl>
    <w:lvl w:ilvl="2" w:tplc="0640304C">
      <w:start w:val="1"/>
      <w:numFmt w:val="bullet"/>
      <w:lvlText w:val=""/>
      <w:lvlJc w:val="left"/>
      <w:pPr>
        <w:ind w:left="2160" w:hanging="360"/>
      </w:pPr>
      <w:rPr>
        <w:rFonts w:hint="default" w:ascii="Wingdings" w:hAnsi="Wingdings"/>
      </w:rPr>
    </w:lvl>
    <w:lvl w:ilvl="3" w:tplc="22FEEB14">
      <w:start w:val="1"/>
      <w:numFmt w:val="bullet"/>
      <w:lvlText w:val=""/>
      <w:lvlJc w:val="left"/>
      <w:pPr>
        <w:ind w:left="2880" w:hanging="360"/>
      </w:pPr>
      <w:rPr>
        <w:rFonts w:hint="default" w:ascii="Symbol" w:hAnsi="Symbol"/>
      </w:rPr>
    </w:lvl>
    <w:lvl w:ilvl="4" w:tplc="FA1CBF20">
      <w:start w:val="1"/>
      <w:numFmt w:val="bullet"/>
      <w:lvlText w:val="o"/>
      <w:lvlJc w:val="left"/>
      <w:pPr>
        <w:ind w:left="3600" w:hanging="360"/>
      </w:pPr>
      <w:rPr>
        <w:rFonts w:hint="default" w:ascii="Courier New" w:hAnsi="Courier New"/>
      </w:rPr>
    </w:lvl>
    <w:lvl w:ilvl="5" w:tplc="D6D67898">
      <w:start w:val="1"/>
      <w:numFmt w:val="bullet"/>
      <w:lvlText w:val=""/>
      <w:lvlJc w:val="left"/>
      <w:pPr>
        <w:ind w:left="4320" w:hanging="360"/>
      </w:pPr>
      <w:rPr>
        <w:rFonts w:hint="default" w:ascii="Wingdings" w:hAnsi="Wingdings"/>
      </w:rPr>
    </w:lvl>
    <w:lvl w:ilvl="6" w:tplc="C6B6C6E6">
      <w:start w:val="1"/>
      <w:numFmt w:val="bullet"/>
      <w:lvlText w:val=""/>
      <w:lvlJc w:val="left"/>
      <w:pPr>
        <w:ind w:left="5040" w:hanging="360"/>
      </w:pPr>
      <w:rPr>
        <w:rFonts w:hint="default" w:ascii="Symbol" w:hAnsi="Symbol"/>
      </w:rPr>
    </w:lvl>
    <w:lvl w:ilvl="7" w:tplc="D7EACD7E">
      <w:start w:val="1"/>
      <w:numFmt w:val="bullet"/>
      <w:lvlText w:val="o"/>
      <w:lvlJc w:val="left"/>
      <w:pPr>
        <w:ind w:left="5760" w:hanging="360"/>
      </w:pPr>
      <w:rPr>
        <w:rFonts w:hint="default" w:ascii="Courier New" w:hAnsi="Courier New"/>
      </w:rPr>
    </w:lvl>
    <w:lvl w:ilvl="8" w:tplc="F8128F62">
      <w:start w:val="1"/>
      <w:numFmt w:val="bullet"/>
      <w:lvlText w:val=""/>
      <w:lvlJc w:val="left"/>
      <w:pPr>
        <w:ind w:left="6480" w:hanging="360"/>
      </w:pPr>
      <w:rPr>
        <w:rFonts w:hint="default" w:ascii="Wingdings" w:hAnsi="Wingdings"/>
      </w:rPr>
    </w:lvl>
  </w:abstractNum>
  <w:abstractNum w:abstractNumId="16" w15:restartNumberingAfterBreak="0">
    <w:nsid w:val="39D34894"/>
    <w:multiLevelType w:val="hybridMultilevel"/>
    <w:tmpl w:val="FFFFFFFF"/>
    <w:lvl w:ilvl="0" w:tplc="B2E22B40">
      <w:start w:val="1"/>
      <w:numFmt w:val="decimal"/>
      <w:lvlText w:val="%1."/>
      <w:lvlJc w:val="left"/>
      <w:pPr>
        <w:ind w:left="720" w:hanging="360"/>
      </w:pPr>
    </w:lvl>
    <w:lvl w:ilvl="1" w:tplc="7E1C6966">
      <w:start w:val="1"/>
      <w:numFmt w:val="lowerLetter"/>
      <w:lvlText w:val="%2."/>
      <w:lvlJc w:val="left"/>
      <w:pPr>
        <w:ind w:left="1440" w:hanging="360"/>
      </w:pPr>
    </w:lvl>
    <w:lvl w:ilvl="2" w:tplc="DB6A30B6">
      <w:start w:val="1"/>
      <w:numFmt w:val="lowerRoman"/>
      <w:lvlText w:val="%3."/>
      <w:lvlJc w:val="right"/>
      <w:pPr>
        <w:ind w:left="2160" w:hanging="180"/>
      </w:pPr>
    </w:lvl>
    <w:lvl w:ilvl="3" w:tplc="343C64B6">
      <w:start w:val="1"/>
      <w:numFmt w:val="decimal"/>
      <w:lvlText w:val="%4."/>
      <w:lvlJc w:val="left"/>
      <w:pPr>
        <w:ind w:left="2880" w:hanging="360"/>
      </w:pPr>
    </w:lvl>
    <w:lvl w:ilvl="4" w:tplc="02DCF0AA">
      <w:start w:val="1"/>
      <w:numFmt w:val="lowerLetter"/>
      <w:lvlText w:val="%5."/>
      <w:lvlJc w:val="left"/>
      <w:pPr>
        <w:ind w:left="3600" w:hanging="360"/>
      </w:pPr>
    </w:lvl>
    <w:lvl w:ilvl="5" w:tplc="410A9402">
      <w:start w:val="1"/>
      <w:numFmt w:val="lowerRoman"/>
      <w:lvlText w:val="%6."/>
      <w:lvlJc w:val="right"/>
      <w:pPr>
        <w:ind w:left="4320" w:hanging="180"/>
      </w:pPr>
    </w:lvl>
    <w:lvl w:ilvl="6" w:tplc="9628F6B4">
      <w:start w:val="1"/>
      <w:numFmt w:val="decimal"/>
      <w:lvlText w:val="%7."/>
      <w:lvlJc w:val="left"/>
      <w:pPr>
        <w:ind w:left="5040" w:hanging="360"/>
      </w:pPr>
    </w:lvl>
    <w:lvl w:ilvl="7" w:tplc="0FEAE6BC">
      <w:start w:val="1"/>
      <w:numFmt w:val="lowerLetter"/>
      <w:lvlText w:val="%8."/>
      <w:lvlJc w:val="left"/>
      <w:pPr>
        <w:ind w:left="5760" w:hanging="360"/>
      </w:pPr>
    </w:lvl>
    <w:lvl w:ilvl="8" w:tplc="3AB6DF36">
      <w:start w:val="1"/>
      <w:numFmt w:val="lowerRoman"/>
      <w:lvlText w:val="%9."/>
      <w:lvlJc w:val="right"/>
      <w:pPr>
        <w:ind w:left="6480" w:hanging="180"/>
      </w:pPr>
    </w:lvl>
  </w:abstractNum>
  <w:abstractNum w:abstractNumId="17" w15:restartNumberingAfterBreak="0">
    <w:nsid w:val="3B8B4187"/>
    <w:multiLevelType w:val="hybridMultilevel"/>
    <w:tmpl w:val="FFFFFFFF"/>
    <w:lvl w:ilvl="0" w:tplc="0ADE58C8">
      <w:start w:val="1"/>
      <w:numFmt w:val="bullet"/>
      <w:lvlText w:val=""/>
      <w:lvlJc w:val="left"/>
      <w:pPr>
        <w:ind w:left="720" w:hanging="360"/>
      </w:pPr>
      <w:rPr>
        <w:rFonts w:hint="default" w:ascii="Symbol" w:hAnsi="Symbol"/>
      </w:rPr>
    </w:lvl>
    <w:lvl w:ilvl="1" w:tplc="8452B3F2">
      <w:start w:val="1"/>
      <w:numFmt w:val="bullet"/>
      <w:lvlText w:val="o"/>
      <w:lvlJc w:val="left"/>
      <w:pPr>
        <w:ind w:left="1440" w:hanging="360"/>
      </w:pPr>
      <w:rPr>
        <w:rFonts w:hint="default" w:ascii="Courier New" w:hAnsi="Courier New"/>
      </w:rPr>
    </w:lvl>
    <w:lvl w:ilvl="2" w:tplc="FFBC9B1C">
      <w:start w:val="1"/>
      <w:numFmt w:val="bullet"/>
      <w:lvlText w:val=""/>
      <w:lvlJc w:val="left"/>
      <w:pPr>
        <w:ind w:left="2160" w:hanging="360"/>
      </w:pPr>
      <w:rPr>
        <w:rFonts w:hint="default" w:ascii="Wingdings" w:hAnsi="Wingdings"/>
      </w:rPr>
    </w:lvl>
    <w:lvl w:ilvl="3" w:tplc="1EEA4C6C">
      <w:start w:val="1"/>
      <w:numFmt w:val="bullet"/>
      <w:lvlText w:val=""/>
      <w:lvlJc w:val="left"/>
      <w:pPr>
        <w:ind w:left="2880" w:hanging="360"/>
      </w:pPr>
      <w:rPr>
        <w:rFonts w:hint="default" w:ascii="Symbol" w:hAnsi="Symbol"/>
      </w:rPr>
    </w:lvl>
    <w:lvl w:ilvl="4" w:tplc="1C8A2A10">
      <w:start w:val="1"/>
      <w:numFmt w:val="bullet"/>
      <w:lvlText w:val="o"/>
      <w:lvlJc w:val="left"/>
      <w:pPr>
        <w:ind w:left="3600" w:hanging="360"/>
      </w:pPr>
      <w:rPr>
        <w:rFonts w:hint="default" w:ascii="Courier New" w:hAnsi="Courier New"/>
      </w:rPr>
    </w:lvl>
    <w:lvl w:ilvl="5" w:tplc="F9FE3EFE">
      <w:start w:val="1"/>
      <w:numFmt w:val="bullet"/>
      <w:lvlText w:val=""/>
      <w:lvlJc w:val="left"/>
      <w:pPr>
        <w:ind w:left="4320" w:hanging="360"/>
      </w:pPr>
      <w:rPr>
        <w:rFonts w:hint="default" w:ascii="Wingdings" w:hAnsi="Wingdings"/>
      </w:rPr>
    </w:lvl>
    <w:lvl w:ilvl="6" w:tplc="ECF64EFC">
      <w:start w:val="1"/>
      <w:numFmt w:val="bullet"/>
      <w:lvlText w:val=""/>
      <w:lvlJc w:val="left"/>
      <w:pPr>
        <w:ind w:left="5040" w:hanging="360"/>
      </w:pPr>
      <w:rPr>
        <w:rFonts w:hint="default" w:ascii="Symbol" w:hAnsi="Symbol"/>
      </w:rPr>
    </w:lvl>
    <w:lvl w:ilvl="7" w:tplc="A566C59A">
      <w:start w:val="1"/>
      <w:numFmt w:val="bullet"/>
      <w:lvlText w:val="o"/>
      <w:lvlJc w:val="left"/>
      <w:pPr>
        <w:ind w:left="5760" w:hanging="360"/>
      </w:pPr>
      <w:rPr>
        <w:rFonts w:hint="default" w:ascii="Courier New" w:hAnsi="Courier New"/>
      </w:rPr>
    </w:lvl>
    <w:lvl w:ilvl="8" w:tplc="34809672">
      <w:start w:val="1"/>
      <w:numFmt w:val="bullet"/>
      <w:lvlText w:val=""/>
      <w:lvlJc w:val="left"/>
      <w:pPr>
        <w:ind w:left="6480" w:hanging="360"/>
      </w:pPr>
      <w:rPr>
        <w:rFonts w:hint="default" w:ascii="Wingdings" w:hAnsi="Wingdings"/>
      </w:rPr>
    </w:lvl>
  </w:abstractNum>
  <w:abstractNum w:abstractNumId="18" w15:restartNumberingAfterBreak="0">
    <w:nsid w:val="438399E1"/>
    <w:multiLevelType w:val="hybridMultilevel"/>
    <w:tmpl w:val="FFFFFFFF"/>
    <w:lvl w:ilvl="0" w:tplc="6CAEE58E">
      <w:start w:val="1"/>
      <w:numFmt w:val="bullet"/>
      <w:lvlText w:val=""/>
      <w:lvlJc w:val="left"/>
      <w:pPr>
        <w:ind w:left="720" w:hanging="360"/>
      </w:pPr>
      <w:rPr>
        <w:rFonts w:hint="default" w:ascii="Symbol" w:hAnsi="Symbol"/>
      </w:rPr>
    </w:lvl>
    <w:lvl w:ilvl="1" w:tplc="2A7C5D0E">
      <w:start w:val="1"/>
      <w:numFmt w:val="bullet"/>
      <w:lvlText w:val="o"/>
      <w:lvlJc w:val="left"/>
      <w:pPr>
        <w:ind w:left="1440" w:hanging="360"/>
      </w:pPr>
      <w:rPr>
        <w:rFonts w:hint="default" w:ascii="Courier New" w:hAnsi="Courier New"/>
      </w:rPr>
    </w:lvl>
    <w:lvl w:ilvl="2" w:tplc="6A28F324">
      <w:start w:val="1"/>
      <w:numFmt w:val="bullet"/>
      <w:lvlText w:val=""/>
      <w:lvlJc w:val="left"/>
      <w:pPr>
        <w:ind w:left="2160" w:hanging="360"/>
      </w:pPr>
      <w:rPr>
        <w:rFonts w:hint="default" w:ascii="Wingdings" w:hAnsi="Wingdings"/>
      </w:rPr>
    </w:lvl>
    <w:lvl w:ilvl="3" w:tplc="40D48028">
      <w:start w:val="1"/>
      <w:numFmt w:val="bullet"/>
      <w:lvlText w:val=""/>
      <w:lvlJc w:val="left"/>
      <w:pPr>
        <w:ind w:left="2880" w:hanging="360"/>
      </w:pPr>
      <w:rPr>
        <w:rFonts w:hint="default" w:ascii="Symbol" w:hAnsi="Symbol"/>
      </w:rPr>
    </w:lvl>
    <w:lvl w:ilvl="4" w:tplc="DB1A00FE">
      <w:start w:val="1"/>
      <w:numFmt w:val="bullet"/>
      <w:lvlText w:val="o"/>
      <w:lvlJc w:val="left"/>
      <w:pPr>
        <w:ind w:left="3600" w:hanging="360"/>
      </w:pPr>
      <w:rPr>
        <w:rFonts w:hint="default" w:ascii="Courier New" w:hAnsi="Courier New"/>
      </w:rPr>
    </w:lvl>
    <w:lvl w:ilvl="5" w:tplc="6C22F3F8">
      <w:start w:val="1"/>
      <w:numFmt w:val="bullet"/>
      <w:lvlText w:val=""/>
      <w:lvlJc w:val="left"/>
      <w:pPr>
        <w:ind w:left="4320" w:hanging="360"/>
      </w:pPr>
      <w:rPr>
        <w:rFonts w:hint="default" w:ascii="Wingdings" w:hAnsi="Wingdings"/>
      </w:rPr>
    </w:lvl>
    <w:lvl w:ilvl="6" w:tplc="2DBE187A">
      <w:start w:val="1"/>
      <w:numFmt w:val="bullet"/>
      <w:lvlText w:val=""/>
      <w:lvlJc w:val="left"/>
      <w:pPr>
        <w:ind w:left="5040" w:hanging="360"/>
      </w:pPr>
      <w:rPr>
        <w:rFonts w:hint="default" w:ascii="Symbol" w:hAnsi="Symbol"/>
      </w:rPr>
    </w:lvl>
    <w:lvl w:ilvl="7" w:tplc="8554839C">
      <w:start w:val="1"/>
      <w:numFmt w:val="bullet"/>
      <w:lvlText w:val="o"/>
      <w:lvlJc w:val="left"/>
      <w:pPr>
        <w:ind w:left="5760" w:hanging="360"/>
      </w:pPr>
      <w:rPr>
        <w:rFonts w:hint="default" w:ascii="Courier New" w:hAnsi="Courier New"/>
      </w:rPr>
    </w:lvl>
    <w:lvl w:ilvl="8" w:tplc="987670E4">
      <w:start w:val="1"/>
      <w:numFmt w:val="bullet"/>
      <w:lvlText w:val=""/>
      <w:lvlJc w:val="left"/>
      <w:pPr>
        <w:ind w:left="6480" w:hanging="360"/>
      </w:pPr>
      <w:rPr>
        <w:rFonts w:hint="default" w:ascii="Wingdings" w:hAnsi="Wingdings"/>
      </w:rPr>
    </w:lvl>
  </w:abstractNum>
  <w:abstractNum w:abstractNumId="19" w15:restartNumberingAfterBreak="0">
    <w:nsid w:val="47D7605B"/>
    <w:multiLevelType w:val="hybridMultilevel"/>
    <w:tmpl w:val="FFFFFFFF"/>
    <w:lvl w:ilvl="0" w:tplc="75748514">
      <w:start w:val="1"/>
      <w:numFmt w:val="decimal"/>
      <w:lvlText w:val="%1."/>
      <w:lvlJc w:val="left"/>
      <w:pPr>
        <w:ind w:left="720" w:hanging="360"/>
      </w:pPr>
    </w:lvl>
    <w:lvl w:ilvl="1" w:tplc="E59E9F1A">
      <w:start w:val="1"/>
      <w:numFmt w:val="lowerLetter"/>
      <w:lvlText w:val="%2."/>
      <w:lvlJc w:val="left"/>
      <w:pPr>
        <w:ind w:left="1440" w:hanging="360"/>
      </w:pPr>
    </w:lvl>
    <w:lvl w:ilvl="2" w:tplc="2DF21B72">
      <w:start w:val="1"/>
      <w:numFmt w:val="lowerRoman"/>
      <w:lvlText w:val="%3."/>
      <w:lvlJc w:val="right"/>
      <w:pPr>
        <w:ind w:left="2160" w:hanging="180"/>
      </w:pPr>
    </w:lvl>
    <w:lvl w:ilvl="3" w:tplc="2954E778">
      <w:start w:val="1"/>
      <w:numFmt w:val="decimal"/>
      <w:lvlText w:val="%4."/>
      <w:lvlJc w:val="left"/>
      <w:pPr>
        <w:ind w:left="2880" w:hanging="360"/>
      </w:pPr>
    </w:lvl>
    <w:lvl w:ilvl="4" w:tplc="7602BC58">
      <w:start w:val="1"/>
      <w:numFmt w:val="lowerLetter"/>
      <w:lvlText w:val="%5."/>
      <w:lvlJc w:val="left"/>
      <w:pPr>
        <w:ind w:left="3600" w:hanging="360"/>
      </w:pPr>
    </w:lvl>
    <w:lvl w:ilvl="5" w:tplc="FCF00F2C">
      <w:start w:val="1"/>
      <w:numFmt w:val="lowerRoman"/>
      <w:lvlText w:val="%6."/>
      <w:lvlJc w:val="right"/>
      <w:pPr>
        <w:ind w:left="4320" w:hanging="180"/>
      </w:pPr>
    </w:lvl>
    <w:lvl w:ilvl="6" w:tplc="6E8EBE62">
      <w:start w:val="1"/>
      <w:numFmt w:val="decimal"/>
      <w:lvlText w:val="%7."/>
      <w:lvlJc w:val="left"/>
      <w:pPr>
        <w:ind w:left="5040" w:hanging="360"/>
      </w:pPr>
    </w:lvl>
    <w:lvl w:ilvl="7" w:tplc="5652D89A">
      <w:start w:val="1"/>
      <w:numFmt w:val="lowerLetter"/>
      <w:lvlText w:val="%8."/>
      <w:lvlJc w:val="left"/>
      <w:pPr>
        <w:ind w:left="5760" w:hanging="360"/>
      </w:pPr>
    </w:lvl>
    <w:lvl w:ilvl="8" w:tplc="038E9B4C">
      <w:start w:val="1"/>
      <w:numFmt w:val="lowerRoman"/>
      <w:lvlText w:val="%9."/>
      <w:lvlJc w:val="right"/>
      <w:pPr>
        <w:ind w:left="6480" w:hanging="180"/>
      </w:pPr>
    </w:lvl>
  </w:abstractNum>
  <w:abstractNum w:abstractNumId="20" w15:restartNumberingAfterBreak="0">
    <w:nsid w:val="4BF7C3D1"/>
    <w:multiLevelType w:val="hybridMultilevel"/>
    <w:tmpl w:val="FFFFFFFF"/>
    <w:lvl w:ilvl="0" w:tplc="05D88082">
      <w:start w:val="1"/>
      <w:numFmt w:val="decimal"/>
      <w:lvlText w:val="%1."/>
      <w:lvlJc w:val="left"/>
      <w:pPr>
        <w:ind w:left="720" w:hanging="360"/>
      </w:pPr>
    </w:lvl>
    <w:lvl w:ilvl="1" w:tplc="873C7E12">
      <w:start w:val="1"/>
      <w:numFmt w:val="lowerLetter"/>
      <w:lvlText w:val="%2."/>
      <w:lvlJc w:val="left"/>
      <w:pPr>
        <w:ind w:left="1440" w:hanging="360"/>
      </w:pPr>
    </w:lvl>
    <w:lvl w:ilvl="2" w:tplc="E72E87AC">
      <w:start w:val="1"/>
      <w:numFmt w:val="lowerRoman"/>
      <w:lvlText w:val="%3."/>
      <w:lvlJc w:val="right"/>
      <w:pPr>
        <w:ind w:left="2160" w:hanging="180"/>
      </w:pPr>
    </w:lvl>
    <w:lvl w:ilvl="3" w:tplc="5740A7C8">
      <w:start w:val="1"/>
      <w:numFmt w:val="decimal"/>
      <w:lvlText w:val="%4."/>
      <w:lvlJc w:val="left"/>
      <w:pPr>
        <w:ind w:left="2880" w:hanging="360"/>
      </w:pPr>
    </w:lvl>
    <w:lvl w:ilvl="4" w:tplc="36B656E2">
      <w:start w:val="1"/>
      <w:numFmt w:val="lowerLetter"/>
      <w:lvlText w:val="%5."/>
      <w:lvlJc w:val="left"/>
      <w:pPr>
        <w:ind w:left="3600" w:hanging="360"/>
      </w:pPr>
    </w:lvl>
    <w:lvl w:ilvl="5" w:tplc="A70A9868">
      <w:start w:val="1"/>
      <w:numFmt w:val="lowerRoman"/>
      <w:lvlText w:val="%6."/>
      <w:lvlJc w:val="right"/>
      <w:pPr>
        <w:ind w:left="4320" w:hanging="180"/>
      </w:pPr>
    </w:lvl>
    <w:lvl w:ilvl="6" w:tplc="65DE7F72">
      <w:start w:val="1"/>
      <w:numFmt w:val="decimal"/>
      <w:lvlText w:val="%7."/>
      <w:lvlJc w:val="left"/>
      <w:pPr>
        <w:ind w:left="5040" w:hanging="360"/>
      </w:pPr>
    </w:lvl>
    <w:lvl w:ilvl="7" w:tplc="98766656">
      <w:start w:val="1"/>
      <w:numFmt w:val="lowerLetter"/>
      <w:lvlText w:val="%8."/>
      <w:lvlJc w:val="left"/>
      <w:pPr>
        <w:ind w:left="5760" w:hanging="360"/>
      </w:pPr>
    </w:lvl>
    <w:lvl w:ilvl="8" w:tplc="7B3C0B74">
      <w:start w:val="1"/>
      <w:numFmt w:val="lowerRoman"/>
      <w:lvlText w:val="%9."/>
      <w:lvlJc w:val="right"/>
      <w:pPr>
        <w:ind w:left="6480" w:hanging="180"/>
      </w:pPr>
    </w:lvl>
  </w:abstractNum>
  <w:abstractNum w:abstractNumId="21" w15:restartNumberingAfterBreak="0">
    <w:nsid w:val="4D1782A4"/>
    <w:multiLevelType w:val="hybridMultilevel"/>
    <w:tmpl w:val="FFFFFFFF"/>
    <w:lvl w:ilvl="0" w:tplc="D6C8509A">
      <w:start w:val="1"/>
      <w:numFmt w:val="decimal"/>
      <w:lvlText w:val="%1."/>
      <w:lvlJc w:val="left"/>
      <w:pPr>
        <w:ind w:left="720" w:hanging="360"/>
      </w:pPr>
    </w:lvl>
    <w:lvl w:ilvl="1" w:tplc="742AD988">
      <w:start w:val="1"/>
      <w:numFmt w:val="lowerLetter"/>
      <w:lvlText w:val="%2."/>
      <w:lvlJc w:val="left"/>
      <w:pPr>
        <w:ind w:left="1440" w:hanging="360"/>
      </w:pPr>
    </w:lvl>
    <w:lvl w:ilvl="2" w:tplc="DABABF78">
      <w:start w:val="1"/>
      <w:numFmt w:val="lowerRoman"/>
      <w:lvlText w:val="%3."/>
      <w:lvlJc w:val="right"/>
      <w:pPr>
        <w:ind w:left="2160" w:hanging="180"/>
      </w:pPr>
    </w:lvl>
    <w:lvl w:ilvl="3" w:tplc="FA7029F2">
      <w:start w:val="1"/>
      <w:numFmt w:val="decimal"/>
      <w:lvlText w:val="%4."/>
      <w:lvlJc w:val="left"/>
      <w:pPr>
        <w:ind w:left="2880" w:hanging="360"/>
      </w:pPr>
    </w:lvl>
    <w:lvl w:ilvl="4" w:tplc="96441976">
      <w:start w:val="1"/>
      <w:numFmt w:val="lowerLetter"/>
      <w:lvlText w:val="%5."/>
      <w:lvlJc w:val="left"/>
      <w:pPr>
        <w:ind w:left="3600" w:hanging="360"/>
      </w:pPr>
    </w:lvl>
    <w:lvl w:ilvl="5" w:tplc="2EDCFE12">
      <w:start w:val="1"/>
      <w:numFmt w:val="lowerRoman"/>
      <w:lvlText w:val="%6."/>
      <w:lvlJc w:val="right"/>
      <w:pPr>
        <w:ind w:left="4320" w:hanging="180"/>
      </w:pPr>
    </w:lvl>
    <w:lvl w:ilvl="6" w:tplc="917E01EC">
      <w:start w:val="1"/>
      <w:numFmt w:val="decimal"/>
      <w:lvlText w:val="%7."/>
      <w:lvlJc w:val="left"/>
      <w:pPr>
        <w:ind w:left="5040" w:hanging="360"/>
      </w:pPr>
    </w:lvl>
    <w:lvl w:ilvl="7" w:tplc="01CC62E0">
      <w:start w:val="1"/>
      <w:numFmt w:val="lowerLetter"/>
      <w:lvlText w:val="%8."/>
      <w:lvlJc w:val="left"/>
      <w:pPr>
        <w:ind w:left="5760" w:hanging="360"/>
      </w:pPr>
    </w:lvl>
    <w:lvl w:ilvl="8" w:tplc="BEAA2B44">
      <w:start w:val="1"/>
      <w:numFmt w:val="lowerRoman"/>
      <w:lvlText w:val="%9."/>
      <w:lvlJc w:val="right"/>
      <w:pPr>
        <w:ind w:left="6480" w:hanging="180"/>
      </w:pPr>
    </w:lvl>
  </w:abstractNum>
  <w:abstractNum w:abstractNumId="22" w15:restartNumberingAfterBreak="0">
    <w:nsid w:val="54D3E1D3"/>
    <w:multiLevelType w:val="hybridMultilevel"/>
    <w:tmpl w:val="FFFFFFFF"/>
    <w:lvl w:ilvl="0" w:tplc="1102D344">
      <w:start w:val="1"/>
      <w:numFmt w:val="decimal"/>
      <w:lvlText w:val="%1."/>
      <w:lvlJc w:val="left"/>
      <w:pPr>
        <w:ind w:left="720" w:hanging="360"/>
      </w:pPr>
    </w:lvl>
    <w:lvl w:ilvl="1" w:tplc="51C42FE4">
      <w:start w:val="1"/>
      <w:numFmt w:val="lowerLetter"/>
      <w:lvlText w:val="%2."/>
      <w:lvlJc w:val="left"/>
      <w:pPr>
        <w:ind w:left="1440" w:hanging="360"/>
      </w:pPr>
    </w:lvl>
    <w:lvl w:ilvl="2" w:tplc="B94894C4">
      <w:start w:val="1"/>
      <w:numFmt w:val="lowerRoman"/>
      <w:lvlText w:val="%3."/>
      <w:lvlJc w:val="right"/>
      <w:pPr>
        <w:ind w:left="2160" w:hanging="180"/>
      </w:pPr>
    </w:lvl>
    <w:lvl w:ilvl="3" w:tplc="BD54D14A">
      <w:start w:val="1"/>
      <w:numFmt w:val="decimal"/>
      <w:lvlText w:val="%4."/>
      <w:lvlJc w:val="left"/>
      <w:pPr>
        <w:ind w:left="2880" w:hanging="360"/>
      </w:pPr>
    </w:lvl>
    <w:lvl w:ilvl="4" w:tplc="7DB0562A">
      <w:start w:val="1"/>
      <w:numFmt w:val="lowerLetter"/>
      <w:lvlText w:val="%5."/>
      <w:lvlJc w:val="left"/>
      <w:pPr>
        <w:ind w:left="3600" w:hanging="360"/>
      </w:pPr>
    </w:lvl>
    <w:lvl w:ilvl="5" w:tplc="19B0F08A">
      <w:start w:val="1"/>
      <w:numFmt w:val="lowerRoman"/>
      <w:lvlText w:val="%6."/>
      <w:lvlJc w:val="right"/>
      <w:pPr>
        <w:ind w:left="4320" w:hanging="180"/>
      </w:pPr>
    </w:lvl>
    <w:lvl w:ilvl="6" w:tplc="A180499A">
      <w:start w:val="1"/>
      <w:numFmt w:val="decimal"/>
      <w:lvlText w:val="%7."/>
      <w:lvlJc w:val="left"/>
      <w:pPr>
        <w:ind w:left="5040" w:hanging="360"/>
      </w:pPr>
    </w:lvl>
    <w:lvl w:ilvl="7" w:tplc="E812AB66">
      <w:start w:val="1"/>
      <w:numFmt w:val="lowerLetter"/>
      <w:lvlText w:val="%8."/>
      <w:lvlJc w:val="left"/>
      <w:pPr>
        <w:ind w:left="5760" w:hanging="360"/>
      </w:pPr>
    </w:lvl>
    <w:lvl w:ilvl="8" w:tplc="F38E54BA">
      <w:start w:val="1"/>
      <w:numFmt w:val="lowerRoman"/>
      <w:lvlText w:val="%9."/>
      <w:lvlJc w:val="right"/>
      <w:pPr>
        <w:ind w:left="6480" w:hanging="180"/>
      </w:pPr>
    </w:lvl>
  </w:abstractNum>
  <w:abstractNum w:abstractNumId="23" w15:restartNumberingAfterBreak="0">
    <w:nsid w:val="5539468B"/>
    <w:multiLevelType w:val="hybridMultilevel"/>
    <w:tmpl w:val="FFFFFFFF"/>
    <w:lvl w:ilvl="0" w:tplc="9D44DFFE">
      <w:start w:val="1"/>
      <w:numFmt w:val="decimal"/>
      <w:lvlText w:val="%1."/>
      <w:lvlJc w:val="left"/>
      <w:pPr>
        <w:ind w:left="720" w:hanging="360"/>
      </w:pPr>
    </w:lvl>
    <w:lvl w:ilvl="1" w:tplc="B6C05236">
      <w:start w:val="1"/>
      <w:numFmt w:val="lowerLetter"/>
      <w:lvlText w:val="%2."/>
      <w:lvlJc w:val="left"/>
      <w:pPr>
        <w:ind w:left="1440" w:hanging="360"/>
      </w:pPr>
    </w:lvl>
    <w:lvl w:ilvl="2" w:tplc="373C8142">
      <w:start w:val="1"/>
      <w:numFmt w:val="lowerRoman"/>
      <w:lvlText w:val="%3."/>
      <w:lvlJc w:val="right"/>
      <w:pPr>
        <w:ind w:left="2160" w:hanging="180"/>
      </w:pPr>
    </w:lvl>
    <w:lvl w:ilvl="3" w:tplc="54AA98BA">
      <w:start w:val="1"/>
      <w:numFmt w:val="decimal"/>
      <w:lvlText w:val="%4."/>
      <w:lvlJc w:val="left"/>
      <w:pPr>
        <w:ind w:left="2880" w:hanging="360"/>
      </w:pPr>
    </w:lvl>
    <w:lvl w:ilvl="4" w:tplc="C25612EA">
      <w:start w:val="1"/>
      <w:numFmt w:val="lowerLetter"/>
      <w:lvlText w:val="%5."/>
      <w:lvlJc w:val="left"/>
      <w:pPr>
        <w:ind w:left="3600" w:hanging="360"/>
      </w:pPr>
    </w:lvl>
    <w:lvl w:ilvl="5" w:tplc="D73E0AA8">
      <w:start w:val="1"/>
      <w:numFmt w:val="lowerRoman"/>
      <w:lvlText w:val="%6."/>
      <w:lvlJc w:val="right"/>
      <w:pPr>
        <w:ind w:left="4320" w:hanging="180"/>
      </w:pPr>
    </w:lvl>
    <w:lvl w:ilvl="6" w:tplc="31EC74CA">
      <w:start w:val="1"/>
      <w:numFmt w:val="decimal"/>
      <w:lvlText w:val="%7."/>
      <w:lvlJc w:val="left"/>
      <w:pPr>
        <w:ind w:left="5040" w:hanging="360"/>
      </w:pPr>
    </w:lvl>
    <w:lvl w:ilvl="7" w:tplc="EEB65326">
      <w:start w:val="1"/>
      <w:numFmt w:val="lowerLetter"/>
      <w:lvlText w:val="%8."/>
      <w:lvlJc w:val="left"/>
      <w:pPr>
        <w:ind w:left="5760" w:hanging="360"/>
      </w:pPr>
    </w:lvl>
    <w:lvl w:ilvl="8" w:tplc="512C8D6A">
      <w:start w:val="1"/>
      <w:numFmt w:val="lowerRoman"/>
      <w:lvlText w:val="%9."/>
      <w:lvlJc w:val="right"/>
      <w:pPr>
        <w:ind w:left="6480" w:hanging="180"/>
      </w:pPr>
    </w:lvl>
  </w:abstractNum>
  <w:abstractNum w:abstractNumId="24" w15:restartNumberingAfterBreak="0">
    <w:nsid w:val="55C876B7"/>
    <w:multiLevelType w:val="hybridMultilevel"/>
    <w:tmpl w:val="FFFFFFFF"/>
    <w:lvl w:ilvl="0" w:tplc="28AA518A">
      <w:start w:val="1"/>
      <w:numFmt w:val="decimal"/>
      <w:lvlText w:val="%1."/>
      <w:lvlJc w:val="left"/>
      <w:pPr>
        <w:ind w:left="720" w:hanging="360"/>
      </w:pPr>
    </w:lvl>
    <w:lvl w:ilvl="1" w:tplc="8ADC90D6">
      <w:start w:val="1"/>
      <w:numFmt w:val="lowerLetter"/>
      <w:lvlText w:val="%2."/>
      <w:lvlJc w:val="left"/>
      <w:pPr>
        <w:ind w:left="1440" w:hanging="360"/>
      </w:pPr>
    </w:lvl>
    <w:lvl w:ilvl="2" w:tplc="F4EC9A8E">
      <w:start w:val="1"/>
      <w:numFmt w:val="lowerRoman"/>
      <w:lvlText w:val="%3."/>
      <w:lvlJc w:val="right"/>
      <w:pPr>
        <w:ind w:left="2160" w:hanging="180"/>
      </w:pPr>
    </w:lvl>
    <w:lvl w:ilvl="3" w:tplc="A050B088">
      <w:start w:val="1"/>
      <w:numFmt w:val="decimal"/>
      <w:lvlText w:val="%4."/>
      <w:lvlJc w:val="left"/>
      <w:pPr>
        <w:ind w:left="2880" w:hanging="360"/>
      </w:pPr>
    </w:lvl>
    <w:lvl w:ilvl="4" w:tplc="F44004C4">
      <w:start w:val="1"/>
      <w:numFmt w:val="lowerLetter"/>
      <w:lvlText w:val="%5."/>
      <w:lvlJc w:val="left"/>
      <w:pPr>
        <w:ind w:left="3600" w:hanging="360"/>
      </w:pPr>
    </w:lvl>
    <w:lvl w:ilvl="5" w:tplc="295C2E42">
      <w:start w:val="1"/>
      <w:numFmt w:val="lowerRoman"/>
      <w:lvlText w:val="%6."/>
      <w:lvlJc w:val="right"/>
      <w:pPr>
        <w:ind w:left="4320" w:hanging="180"/>
      </w:pPr>
    </w:lvl>
    <w:lvl w:ilvl="6" w:tplc="DF10EF36">
      <w:start w:val="1"/>
      <w:numFmt w:val="decimal"/>
      <w:lvlText w:val="%7."/>
      <w:lvlJc w:val="left"/>
      <w:pPr>
        <w:ind w:left="5040" w:hanging="360"/>
      </w:pPr>
    </w:lvl>
    <w:lvl w:ilvl="7" w:tplc="A4DADDB0">
      <w:start w:val="1"/>
      <w:numFmt w:val="lowerLetter"/>
      <w:lvlText w:val="%8."/>
      <w:lvlJc w:val="left"/>
      <w:pPr>
        <w:ind w:left="5760" w:hanging="360"/>
      </w:pPr>
    </w:lvl>
    <w:lvl w:ilvl="8" w:tplc="52921BCA">
      <w:start w:val="1"/>
      <w:numFmt w:val="lowerRoman"/>
      <w:lvlText w:val="%9."/>
      <w:lvlJc w:val="right"/>
      <w:pPr>
        <w:ind w:left="6480" w:hanging="180"/>
      </w:pPr>
    </w:lvl>
  </w:abstractNum>
  <w:abstractNum w:abstractNumId="25" w15:restartNumberingAfterBreak="0">
    <w:nsid w:val="59232B5F"/>
    <w:multiLevelType w:val="hybridMultilevel"/>
    <w:tmpl w:val="FFFFFFFF"/>
    <w:lvl w:ilvl="0" w:tplc="10B42B12">
      <w:start w:val="1"/>
      <w:numFmt w:val="bullet"/>
      <w:lvlText w:val=""/>
      <w:lvlJc w:val="left"/>
      <w:pPr>
        <w:ind w:left="720" w:hanging="360"/>
      </w:pPr>
      <w:rPr>
        <w:rFonts w:hint="default" w:ascii="Symbol" w:hAnsi="Symbol"/>
      </w:rPr>
    </w:lvl>
    <w:lvl w:ilvl="1" w:tplc="D68A276A">
      <w:start w:val="1"/>
      <w:numFmt w:val="bullet"/>
      <w:lvlText w:val="o"/>
      <w:lvlJc w:val="left"/>
      <w:pPr>
        <w:ind w:left="1440" w:hanging="360"/>
      </w:pPr>
      <w:rPr>
        <w:rFonts w:hint="default" w:ascii="Courier New" w:hAnsi="Courier New"/>
      </w:rPr>
    </w:lvl>
    <w:lvl w:ilvl="2" w:tplc="89D085EA">
      <w:start w:val="1"/>
      <w:numFmt w:val="bullet"/>
      <w:lvlText w:val=""/>
      <w:lvlJc w:val="left"/>
      <w:pPr>
        <w:ind w:left="2160" w:hanging="360"/>
      </w:pPr>
      <w:rPr>
        <w:rFonts w:hint="default" w:ascii="Wingdings" w:hAnsi="Wingdings"/>
      </w:rPr>
    </w:lvl>
    <w:lvl w:ilvl="3" w:tplc="05862A7C">
      <w:start w:val="1"/>
      <w:numFmt w:val="bullet"/>
      <w:lvlText w:val=""/>
      <w:lvlJc w:val="left"/>
      <w:pPr>
        <w:ind w:left="2880" w:hanging="360"/>
      </w:pPr>
      <w:rPr>
        <w:rFonts w:hint="default" w:ascii="Symbol" w:hAnsi="Symbol"/>
      </w:rPr>
    </w:lvl>
    <w:lvl w:ilvl="4" w:tplc="1DD86D48">
      <w:start w:val="1"/>
      <w:numFmt w:val="bullet"/>
      <w:lvlText w:val="o"/>
      <w:lvlJc w:val="left"/>
      <w:pPr>
        <w:ind w:left="3600" w:hanging="360"/>
      </w:pPr>
      <w:rPr>
        <w:rFonts w:hint="default" w:ascii="Courier New" w:hAnsi="Courier New"/>
      </w:rPr>
    </w:lvl>
    <w:lvl w:ilvl="5" w:tplc="CF884250">
      <w:start w:val="1"/>
      <w:numFmt w:val="bullet"/>
      <w:lvlText w:val=""/>
      <w:lvlJc w:val="left"/>
      <w:pPr>
        <w:ind w:left="4320" w:hanging="360"/>
      </w:pPr>
      <w:rPr>
        <w:rFonts w:hint="default" w:ascii="Wingdings" w:hAnsi="Wingdings"/>
      </w:rPr>
    </w:lvl>
    <w:lvl w:ilvl="6" w:tplc="579C6CD4">
      <w:start w:val="1"/>
      <w:numFmt w:val="bullet"/>
      <w:lvlText w:val=""/>
      <w:lvlJc w:val="left"/>
      <w:pPr>
        <w:ind w:left="5040" w:hanging="360"/>
      </w:pPr>
      <w:rPr>
        <w:rFonts w:hint="default" w:ascii="Symbol" w:hAnsi="Symbol"/>
      </w:rPr>
    </w:lvl>
    <w:lvl w:ilvl="7" w:tplc="768A2CAE">
      <w:start w:val="1"/>
      <w:numFmt w:val="bullet"/>
      <w:lvlText w:val="o"/>
      <w:lvlJc w:val="left"/>
      <w:pPr>
        <w:ind w:left="5760" w:hanging="360"/>
      </w:pPr>
      <w:rPr>
        <w:rFonts w:hint="default" w:ascii="Courier New" w:hAnsi="Courier New"/>
      </w:rPr>
    </w:lvl>
    <w:lvl w:ilvl="8" w:tplc="55AC41FA">
      <w:start w:val="1"/>
      <w:numFmt w:val="bullet"/>
      <w:lvlText w:val=""/>
      <w:lvlJc w:val="left"/>
      <w:pPr>
        <w:ind w:left="6480" w:hanging="360"/>
      </w:pPr>
      <w:rPr>
        <w:rFonts w:hint="default" w:ascii="Wingdings" w:hAnsi="Wingdings"/>
      </w:rPr>
    </w:lvl>
  </w:abstractNum>
  <w:abstractNum w:abstractNumId="26" w15:restartNumberingAfterBreak="0">
    <w:nsid w:val="5A904DA6"/>
    <w:multiLevelType w:val="hybridMultilevel"/>
    <w:tmpl w:val="FFFFFFFF"/>
    <w:lvl w:ilvl="0" w:tplc="2812B1AE">
      <w:start w:val="1"/>
      <w:numFmt w:val="decimal"/>
      <w:lvlText w:val="%1."/>
      <w:lvlJc w:val="left"/>
      <w:pPr>
        <w:ind w:left="720" w:hanging="360"/>
      </w:pPr>
    </w:lvl>
    <w:lvl w:ilvl="1" w:tplc="D3DAED5C">
      <w:start w:val="1"/>
      <w:numFmt w:val="lowerLetter"/>
      <w:lvlText w:val="%2."/>
      <w:lvlJc w:val="left"/>
      <w:pPr>
        <w:ind w:left="1440" w:hanging="360"/>
      </w:pPr>
    </w:lvl>
    <w:lvl w:ilvl="2" w:tplc="7C32F1C2">
      <w:start w:val="1"/>
      <w:numFmt w:val="lowerRoman"/>
      <w:lvlText w:val="%3."/>
      <w:lvlJc w:val="right"/>
      <w:pPr>
        <w:ind w:left="2160" w:hanging="180"/>
      </w:pPr>
    </w:lvl>
    <w:lvl w:ilvl="3" w:tplc="5254ED02">
      <w:start w:val="1"/>
      <w:numFmt w:val="decimal"/>
      <w:lvlText w:val="%4."/>
      <w:lvlJc w:val="left"/>
      <w:pPr>
        <w:ind w:left="2880" w:hanging="360"/>
      </w:pPr>
    </w:lvl>
    <w:lvl w:ilvl="4" w:tplc="F0581510">
      <w:start w:val="1"/>
      <w:numFmt w:val="lowerLetter"/>
      <w:lvlText w:val="%5."/>
      <w:lvlJc w:val="left"/>
      <w:pPr>
        <w:ind w:left="3600" w:hanging="360"/>
      </w:pPr>
    </w:lvl>
    <w:lvl w:ilvl="5" w:tplc="68341C42">
      <w:start w:val="1"/>
      <w:numFmt w:val="lowerRoman"/>
      <w:lvlText w:val="%6."/>
      <w:lvlJc w:val="right"/>
      <w:pPr>
        <w:ind w:left="4320" w:hanging="180"/>
      </w:pPr>
    </w:lvl>
    <w:lvl w:ilvl="6" w:tplc="92C4E0DC">
      <w:start w:val="1"/>
      <w:numFmt w:val="decimal"/>
      <w:lvlText w:val="%7."/>
      <w:lvlJc w:val="left"/>
      <w:pPr>
        <w:ind w:left="5040" w:hanging="360"/>
      </w:pPr>
    </w:lvl>
    <w:lvl w:ilvl="7" w:tplc="027CAEAC">
      <w:start w:val="1"/>
      <w:numFmt w:val="lowerLetter"/>
      <w:lvlText w:val="%8."/>
      <w:lvlJc w:val="left"/>
      <w:pPr>
        <w:ind w:left="5760" w:hanging="360"/>
      </w:pPr>
    </w:lvl>
    <w:lvl w:ilvl="8" w:tplc="6D6AE180">
      <w:start w:val="1"/>
      <w:numFmt w:val="lowerRoman"/>
      <w:lvlText w:val="%9."/>
      <w:lvlJc w:val="right"/>
      <w:pPr>
        <w:ind w:left="6480" w:hanging="180"/>
      </w:pPr>
    </w:lvl>
  </w:abstractNum>
  <w:abstractNum w:abstractNumId="27" w15:restartNumberingAfterBreak="0">
    <w:nsid w:val="5B0B739A"/>
    <w:multiLevelType w:val="hybridMultilevel"/>
    <w:tmpl w:val="FFFFFFFF"/>
    <w:lvl w:ilvl="0" w:tplc="29725198">
      <w:start w:val="1"/>
      <w:numFmt w:val="decimal"/>
      <w:lvlText w:val="%1."/>
      <w:lvlJc w:val="left"/>
      <w:pPr>
        <w:ind w:left="720" w:hanging="360"/>
      </w:pPr>
    </w:lvl>
    <w:lvl w:ilvl="1" w:tplc="A20C1F34">
      <w:start w:val="1"/>
      <w:numFmt w:val="lowerLetter"/>
      <w:lvlText w:val="%2."/>
      <w:lvlJc w:val="left"/>
      <w:pPr>
        <w:ind w:left="1440" w:hanging="360"/>
      </w:pPr>
    </w:lvl>
    <w:lvl w:ilvl="2" w:tplc="975E5BBE">
      <w:start w:val="1"/>
      <w:numFmt w:val="lowerRoman"/>
      <w:lvlText w:val="%3."/>
      <w:lvlJc w:val="right"/>
      <w:pPr>
        <w:ind w:left="2160" w:hanging="180"/>
      </w:pPr>
    </w:lvl>
    <w:lvl w:ilvl="3" w:tplc="001A1EB4">
      <w:start w:val="1"/>
      <w:numFmt w:val="decimal"/>
      <w:lvlText w:val="%4."/>
      <w:lvlJc w:val="left"/>
      <w:pPr>
        <w:ind w:left="2880" w:hanging="360"/>
      </w:pPr>
    </w:lvl>
    <w:lvl w:ilvl="4" w:tplc="3CB8E5BE">
      <w:start w:val="1"/>
      <w:numFmt w:val="lowerLetter"/>
      <w:lvlText w:val="%5."/>
      <w:lvlJc w:val="left"/>
      <w:pPr>
        <w:ind w:left="3600" w:hanging="360"/>
      </w:pPr>
    </w:lvl>
    <w:lvl w:ilvl="5" w:tplc="49B281B4">
      <w:start w:val="1"/>
      <w:numFmt w:val="lowerRoman"/>
      <w:lvlText w:val="%6."/>
      <w:lvlJc w:val="right"/>
      <w:pPr>
        <w:ind w:left="4320" w:hanging="180"/>
      </w:pPr>
    </w:lvl>
    <w:lvl w:ilvl="6" w:tplc="352060FA">
      <w:start w:val="1"/>
      <w:numFmt w:val="decimal"/>
      <w:lvlText w:val="%7."/>
      <w:lvlJc w:val="left"/>
      <w:pPr>
        <w:ind w:left="5040" w:hanging="360"/>
      </w:pPr>
    </w:lvl>
    <w:lvl w:ilvl="7" w:tplc="BF3857C6">
      <w:start w:val="1"/>
      <w:numFmt w:val="lowerLetter"/>
      <w:lvlText w:val="%8."/>
      <w:lvlJc w:val="left"/>
      <w:pPr>
        <w:ind w:left="5760" w:hanging="360"/>
      </w:pPr>
    </w:lvl>
    <w:lvl w:ilvl="8" w:tplc="C9962384">
      <w:start w:val="1"/>
      <w:numFmt w:val="lowerRoman"/>
      <w:lvlText w:val="%9."/>
      <w:lvlJc w:val="right"/>
      <w:pPr>
        <w:ind w:left="6480" w:hanging="180"/>
      </w:pPr>
    </w:lvl>
  </w:abstractNum>
  <w:abstractNum w:abstractNumId="28" w15:restartNumberingAfterBreak="0">
    <w:nsid w:val="5F9572FD"/>
    <w:multiLevelType w:val="hybridMultilevel"/>
    <w:tmpl w:val="FFFFFFFF"/>
    <w:lvl w:ilvl="0" w:tplc="0A9C576A">
      <w:start w:val="1"/>
      <w:numFmt w:val="decimal"/>
      <w:lvlText w:val="%1."/>
      <w:lvlJc w:val="left"/>
      <w:pPr>
        <w:ind w:left="720" w:hanging="360"/>
      </w:pPr>
    </w:lvl>
    <w:lvl w:ilvl="1" w:tplc="DB2CB2F0">
      <w:start w:val="1"/>
      <w:numFmt w:val="lowerLetter"/>
      <w:lvlText w:val="%2."/>
      <w:lvlJc w:val="left"/>
      <w:pPr>
        <w:ind w:left="1440" w:hanging="360"/>
      </w:pPr>
    </w:lvl>
    <w:lvl w:ilvl="2" w:tplc="534842FA">
      <w:start w:val="1"/>
      <w:numFmt w:val="lowerRoman"/>
      <w:lvlText w:val="%3."/>
      <w:lvlJc w:val="right"/>
      <w:pPr>
        <w:ind w:left="2160" w:hanging="180"/>
      </w:pPr>
    </w:lvl>
    <w:lvl w:ilvl="3" w:tplc="DDF802CE">
      <w:start w:val="1"/>
      <w:numFmt w:val="decimal"/>
      <w:lvlText w:val="%4."/>
      <w:lvlJc w:val="left"/>
      <w:pPr>
        <w:ind w:left="2880" w:hanging="360"/>
      </w:pPr>
    </w:lvl>
    <w:lvl w:ilvl="4" w:tplc="1A6E2D86">
      <w:start w:val="1"/>
      <w:numFmt w:val="lowerLetter"/>
      <w:lvlText w:val="%5."/>
      <w:lvlJc w:val="left"/>
      <w:pPr>
        <w:ind w:left="3600" w:hanging="360"/>
      </w:pPr>
    </w:lvl>
    <w:lvl w:ilvl="5" w:tplc="D25CC0C8">
      <w:start w:val="1"/>
      <w:numFmt w:val="lowerRoman"/>
      <w:lvlText w:val="%6."/>
      <w:lvlJc w:val="right"/>
      <w:pPr>
        <w:ind w:left="4320" w:hanging="180"/>
      </w:pPr>
    </w:lvl>
    <w:lvl w:ilvl="6" w:tplc="43CC37A8">
      <w:start w:val="1"/>
      <w:numFmt w:val="decimal"/>
      <w:lvlText w:val="%7."/>
      <w:lvlJc w:val="left"/>
      <w:pPr>
        <w:ind w:left="5040" w:hanging="360"/>
      </w:pPr>
    </w:lvl>
    <w:lvl w:ilvl="7" w:tplc="A93A8854">
      <w:start w:val="1"/>
      <w:numFmt w:val="lowerLetter"/>
      <w:lvlText w:val="%8."/>
      <w:lvlJc w:val="left"/>
      <w:pPr>
        <w:ind w:left="5760" w:hanging="360"/>
      </w:pPr>
    </w:lvl>
    <w:lvl w:ilvl="8" w:tplc="8A5A0FE4">
      <w:start w:val="1"/>
      <w:numFmt w:val="lowerRoman"/>
      <w:lvlText w:val="%9."/>
      <w:lvlJc w:val="right"/>
      <w:pPr>
        <w:ind w:left="6480" w:hanging="180"/>
      </w:pPr>
    </w:lvl>
  </w:abstractNum>
  <w:abstractNum w:abstractNumId="29" w15:restartNumberingAfterBreak="0">
    <w:nsid w:val="6738B353"/>
    <w:multiLevelType w:val="hybridMultilevel"/>
    <w:tmpl w:val="FFFFFFFF"/>
    <w:lvl w:ilvl="0" w:tplc="64C2EC76">
      <w:start w:val="1"/>
      <w:numFmt w:val="bullet"/>
      <w:lvlText w:val=""/>
      <w:lvlJc w:val="left"/>
      <w:pPr>
        <w:ind w:left="720" w:hanging="360"/>
      </w:pPr>
      <w:rPr>
        <w:rFonts w:hint="default" w:ascii="Symbol" w:hAnsi="Symbol"/>
      </w:rPr>
    </w:lvl>
    <w:lvl w:ilvl="1" w:tplc="0D5E2B66">
      <w:start w:val="1"/>
      <w:numFmt w:val="bullet"/>
      <w:lvlText w:val="o"/>
      <w:lvlJc w:val="left"/>
      <w:pPr>
        <w:ind w:left="1440" w:hanging="360"/>
      </w:pPr>
      <w:rPr>
        <w:rFonts w:hint="default" w:ascii="Courier New" w:hAnsi="Courier New"/>
      </w:rPr>
    </w:lvl>
    <w:lvl w:ilvl="2" w:tplc="36B4E2A0">
      <w:start w:val="1"/>
      <w:numFmt w:val="bullet"/>
      <w:lvlText w:val=""/>
      <w:lvlJc w:val="left"/>
      <w:pPr>
        <w:ind w:left="2160" w:hanging="360"/>
      </w:pPr>
      <w:rPr>
        <w:rFonts w:hint="default" w:ascii="Wingdings" w:hAnsi="Wingdings"/>
      </w:rPr>
    </w:lvl>
    <w:lvl w:ilvl="3" w:tplc="91F61B22">
      <w:start w:val="1"/>
      <w:numFmt w:val="bullet"/>
      <w:lvlText w:val=""/>
      <w:lvlJc w:val="left"/>
      <w:pPr>
        <w:ind w:left="2880" w:hanging="360"/>
      </w:pPr>
      <w:rPr>
        <w:rFonts w:hint="default" w:ascii="Symbol" w:hAnsi="Symbol"/>
      </w:rPr>
    </w:lvl>
    <w:lvl w:ilvl="4" w:tplc="25E2BE8C">
      <w:start w:val="1"/>
      <w:numFmt w:val="bullet"/>
      <w:lvlText w:val="o"/>
      <w:lvlJc w:val="left"/>
      <w:pPr>
        <w:ind w:left="3600" w:hanging="360"/>
      </w:pPr>
      <w:rPr>
        <w:rFonts w:hint="default" w:ascii="Courier New" w:hAnsi="Courier New"/>
      </w:rPr>
    </w:lvl>
    <w:lvl w:ilvl="5" w:tplc="8B42F222">
      <w:start w:val="1"/>
      <w:numFmt w:val="bullet"/>
      <w:lvlText w:val=""/>
      <w:lvlJc w:val="left"/>
      <w:pPr>
        <w:ind w:left="4320" w:hanging="360"/>
      </w:pPr>
      <w:rPr>
        <w:rFonts w:hint="default" w:ascii="Wingdings" w:hAnsi="Wingdings"/>
      </w:rPr>
    </w:lvl>
    <w:lvl w:ilvl="6" w:tplc="84C88494">
      <w:start w:val="1"/>
      <w:numFmt w:val="bullet"/>
      <w:lvlText w:val=""/>
      <w:lvlJc w:val="left"/>
      <w:pPr>
        <w:ind w:left="5040" w:hanging="360"/>
      </w:pPr>
      <w:rPr>
        <w:rFonts w:hint="default" w:ascii="Symbol" w:hAnsi="Symbol"/>
      </w:rPr>
    </w:lvl>
    <w:lvl w:ilvl="7" w:tplc="A9769D94">
      <w:start w:val="1"/>
      <w:numFmt w:val="bullet"/>
      <w:lvlText w:val="o"/>
      <w:lvlJc w:val="left"/>
      <w:pPr>
        <w:ind w:left="5760" w:hanging="360"/>
      </w:pPr>
      <w:rPr>
        <w:rFonts w:hint="default" w:ascii="Courier New" w:hAnsi="Courier New"/>
      </w:rPr>
    </w:lvl>
    <w:lvl w:ilvl="8" w:tplc="E4AE956C">
      <w:start w:val="1"/>
      <w:numFmt w:val="bullet"/>
      <w:lvlText w:val=""/>
      <w:lvlJc w:val="left"/>
      <w:pPr>
        <w:ind w:left="6480" w:hanging="360"/>
      </w:pPr>
      <w:rPr>
        <w:rFonts w:hint="default" w:ascii="Wingdings" w:hAnsi="Wingdings"/>
      </w:rPr>
    </w:lvl>
  </w:abstractNum>
  <w:abstractNum w:abstractNumId="30" w15:restartNumberingAfterBreak="0">
    <w:nsid w:val="6774CC65"/>
    <w:multiLevelType w:val="hybridMultilevel"/>
    <w:tmpl w:val="FFFFFFFF"/>
    <w:lvl w:ilvl="0" w:tplc="EB98CA70">
      <w:start w:val="1"/>
      <w:numFmt w:val="decimal"/>
      <w:lvlText w:val="%1."/>
      <w:lvlJc w:val="left"/>
      <w:pPr>
        <w:ind w:left="720" w:hanging="360"/>
      </w:pPr>
    </w:lvl>
    <w:lvl w:ilvl="1" w:tplc="D3F4E9E6">
      <w:start w:val="1"/>
      <w:numFmt w:val="lowerLetter"/>
      <w:lvlText w:val="%2."/>
      <w:lvlJc w:val="left"/>
      <w:pPr>
        <w:ind w:left="1440" w:hanging="360"/>
      </w:pPr>
    </w:lvl>
    <w:lvl w:ilvl="2" w:tplc="997483BE">
      <w:start w:val="1"/>
      <w:numFmt w:val="lowerRoman"/>
      <w:lvlText w:val="%3."/>
      <w:lvlJc w:val="right"/>
      <w:pPr>
        <w:ind w:left="2160" w:hanging="180"/>
      </w:pPr>
    </w:lvl>
    <w:lvl w:ilvl="3" w:tplc="B52E339C">
      <w:start w:val="1"/>
      <w:numFmt w:val="decimal"/>
      <w:lvlText w:val="%4."/>
      <w:lvlJc w:val="left"/>
      <w:pPr>
        <w:ind w:left="2880" w:hanging="360"/>
      </w:pPr>
    </w:lvl>
    <w:lvl w:ilvl="4" w:tplc="4350D968">
      <w:start w:val="1"/>
      <w:numFmt w:val="lowerLetter"/>
      <w:lvlText w:val="%5."/>
      <w:lvlJc w:val="left"/>
      <w:pPr>
        <w:ind w:left="3600" w:hanging="360"/>
      </w:pPr>
    </w:lvl>
    <w:lvl w:ilvl="5" w:tplc="F140E33C">
      <w:start w:val="1"/>
      <w:numFmt w:val="lowerRoman"/>
      <w:lvlText w:val="%6."/>
      <w:lvlJc w:val="right"/>
      <w:pPr>
        <w:ind w:left="4320" w:hanging="180"/>
      </w:pPr>
    </w:lvl>
    <w:lvl w:ilvl="6" w:tplc="253E00BE">
      <w:start w:val="1"/>
      <w:numFmt w:val="decimal"/>
      <w:lvlText w:val="%7."/>
      <w:lvlJc w:val="left"/>
      <w:pPr>
        <w:ind w:left="5040" w:hanging="360"/>
      </w:pPr>
    </w:lvl>
    <w:lvl w:ilvl="7" w:tplc="BD6C5A4E">
      <w:start w:val="1"/>
      <w:numFmt w:val="lowerLetter"/>
      <w:lvlText w:val="%8."/>
      <w:lvlJc w:val="left"/>
      <w:pPr>
        <w:ind w:left="5760" w:hanging="360"/>
      </w:pPr>
    </w:lvl>
    <w:lvl w:ilvl="8" w:tplc="BB86B0C8">
      <w:start w:val="1"/>
      <w:numFmt w:val="lowerRoman"/>
      <w:lvlText w:val="%9."/>
      <w:lvlJc w:val="right"/>
      <w:pPr>
        <w:ind w:left="6480" w:hanging="180"/>
      </w:pPr>
    </w:lvl>
  </w:abstractNum>
  <w:abstractNum w:abstractNumId="31" w15:restartNumberingAfterBreak="0">
    <w:nsid w:val="6C36072B"/>
    <w:multiLevelType w:val="hybridMultilevel"/>
    <w:tmpl w:val="FFFFFFFF"/>
    <w:lvl w:ilvl="0" w:tplc="C02E4E02">
      <w:start w:val="1"/>
      <w:numFmt w:val="decimal"/>
      <w:lvlText w:val="%1."/>
      <w:lvlJc w:val="left"/>
      <w:pPr>
        <w:ind w:left="720" w:hanging="360"/>
      </w:pPr>
    </w:lvl>
    <w:lvl w:ilvl="1" w:tplc="26FC054E">
      <w:start w:val="1"/>
      <w:numFmt w:val="lowerLetter"/>
      <w:lvlText w:val="%2."/>
      <w:lvlJc w:val="left"/>
      <w:pPr>
        <w:ind w:left="1440" w:hanging="360"/>
      </w:pPr>
    </w:lvl>
    <w:lvl w:ilvl="2" w:tplc="F07C5CEA">
      <w:start w:val="1"/>
      <w:numFmt w:val="lowerRoman"/>
      <w:lvlText w:val="%3."/>
      <w:lvlJc w:val="right"/>
      <w:pPr>
        <w:ind w:left="2160" w:hanging="180"/>
      </w:pPr>
    </w:lvl>
    <w:lvl w:ilvl="3" w:tplc="186E95A4">
      <w:start w:val="1"/>
      <w:numFmt w:val="decimal"/>
      <w:lvlText w:val="%4."/>
      <w:lvlJc w:val="left"/>
      <w:pPr>
        <w:ind w:left="2880" w:hanging="360"/>
      </w:pPr>
    </w:lvl>
    <w:lvl w:ilvl="4" w:tplc="2052672E">
      <w:start w:val="1"/>
      <w:numFmt w:val="lowerLetter"/>
      <w:lvlText w:val="%5."/>
      <w:lvlJc w:val="left"/>
      <w:pPr>
        <w:ind w:left="3600" w:hanging="360"/>
      </w:pPr>
    </w:lvl>
    <w:lvl w:ilvl="5" w:tplc="B1F20374">
      <w:start w:val="1"/>
      <w:numFmt w:val="lowerRoman"/>
      <w:lvlText w:val="%6."/>
      <w:lvlJc w:val="right"/>
      <w:pPr>
        <w:ind w:left="4320" w:hanging="180"/>
      </w:pPr>
    </w:lvl>
    <w:lvl w:ilvl="6" w:tplc="B75A67C4">
      <w:start w:val="1"/>
      <w:numFmt w:val="decimal"/>
      <w:lvlText w:val="%7."/>
      <w:lvlJc w:val="left"/>
      <w:pPr>
        <w:ind w:left="5040" w:hanging="360"/>
      </w:pPr>
    </w:lvl>
    <w:lvl w:ilvl="7" w:tplc="24CCF8B6">
      <w:start w:val="1"/>
      <w:numFmt w:val="lowerLetter"/>
      <w:lvlText w:val="%8."/>
      <w:lvlJc w:val="left"/>
      <w:pPr>
        <w:ind w:left="5760" w:hanging="360"/>
      </w:pPr>
    </w:lvl>
    <w:lvl w:ilvl="8" w:tplc="DED2DAEC">
      <w:start w:val="1"/>
      <w:numFmt w:val="lowerRoman"/>
      <w:lvlText w:val="%9."/>
      <w:lvlJc w:val="right"/>
      <w:pPr>
        <w:ind w:left="6480" w:hanging="180"/>
      </w:pPr>
    </w:lvl>
  </w:abstractNum>
  <w:abstractNum w:abstractNumId="32" w15:restartNumberingAfterBreak="0">
    <w:nsid w:val="6F616414"/>
    <w:multiLevelType w:val="hybridMultilevel"/>
    <w:tmpl w:val="FFFFFFFF"/>
    <w:lvl w:ilvl="0" w:tplc="7AC8C796">
      <w:start w:val="1"/>
      <w:numFmt w:val="bullet"/>
      <w:lvlText w:val=""/>
      <w:lvlJc w:val="left"/>
      <w:pPr>
        <w:ind w:left="720" w:hanging="360"/>
      </w:pPr>
      <w:rPr>
        <w:rFonts w:hint="default" w:ascii="Symbol" w:hAnsi="Symbol"/>
      </w:rPr>
    </w:lvl>
    <w:lvl w:ilvl="1" w:tplc="673860FA">
      <w:start w:val="1"/>
      <w:numFmt w:val="bullet"/>
      <w:lvlText w:val="o"/>
      <w:lvlJc w:val="left"/>
      <w:pPr>
        <w:ind w:left="1440" w:hanging="360"/>
      </w:pPr>
      <w:rPr>
        <w:rFonts w:hint="default" w:ascii="Courier New" w:hAnsi="Courier New"/>
      </w:rPr>
    </w:lvl>
    <w:lvl w:ilvl="2" w:tplc="EC38BCB2">
      <w:start w:val="1"/>
      <w:numFmt w:val="bullet"/>
      <w:lvlText w:val=""/>
      <w:lvlJc w:val="left"/>
      <w:pPr>
        <w:ind w:left="2160" w:hanging="360"/>
      </w:pPr>
      <w:rPr>
        <w:rFonts w:hint="default" w:ascii="Wingdings" w:hAnsi="Wingdings"/>
      </w:rPr>
    </w:lvl>
    <w:lvl w:ilvl="3" w:tplc="9800AAFE">
      <w:start w:val="1"/>
      <w:numFmt w:val="bullet"/>
      <w:lvlText w:val=""/>
      <w:lvlJc w:val="left"/>
      <w:pPr>
        <w:ind w:left="2880" w:hanging="360"/>
      </w:pPr>
      <w:rPr>
        <w:rFonts w:hint="default" w:ascii="Symbol" w:hAnsi="Symbol"/>
      </w:rPr>
    </w:lvl>
    <w:lvl w:ilvl="4" w:tplc="820EB6AE">
      <w:start w:val="1"/>
      <w:numFmt w:val="bullet"/>
      <w:lvlText w:val="o"/>
      <w:lvlJc w:val="left"/>
      <w:pPr>
        <w:ind w:left="3600" w:hanging="360"/>
      </w:pPr>
      <w:rPr>
        <w:rFonts w:hint="default" w:ascii="Courier New" w:hAnsi="Courier New"/>
      </w:rPr>
    </w:lvl>
    <w:lvl w:ilvl="5" w:tplc="D77EA572">
      <w:start w:val="1"/>
      <w:numFmt w:val="bullet"/>
      <w:lvlText w:val=""/>
      <w:lvlJc w:val="left"/>
      <w:pPr>
        <w:ind w:left="4320" w:hanging="360"/>
      </w:pPr>
      <w:rPr>
        <w:rFonts w:hint="default" w:ascii="Wingdings" w:hAnsi="Wingdings"/>
      </w:rPr>
    </w:lvl>
    <w:lvl w:ilvl="6" w:tplc="AD308BE8">
      <w:start w:val="1"/>
      <w:numFmt w:val="bullet"/>
      <w:lvlText w:val=""/>
      <w:lvlJc w:val="left"/>
      <w:pPr>
        <w:ind w:left="5040" w:hanging="360"/>
      </w:pPr>
      <w:rPr>
        <w:rFonts w:hint="default" w:ascii="Symbol" w:hAnsi="Symbol"/>
      </w:rPr>
    </w:lvl>
    <w:lvl w:ilvl="7" w:tplc="CEC27610">
      <w:start w:val="1"/>
      <w:numFmt w:val="bullet"/>
      <w:lvlText w:val="o"/>
      <w:lvlJc w:val="left"/>
      <w:pPr>
        <w:ind w:left="5760" w:hanging="360"/>
      </w:pPr>
      <w:rPr>
        <w:rFonts w:hint="default" w:ascii="Courier New" w:hAnsi="Courier New"/>
      </w:rPr>
    </w:lvl>
    <w:lvl w:ilvl="8" w:tplc="D75802C2">
      <w:start w:val="1"/>
      <w:numFmt w:val="bullet"/>
      <w:lvlText w:val=""/>
      <w:lvlJc w:val="left"/>
      <w:pPr>
        <w:ind w:left="6480" w:hanging="360"/>
      </w:pPr>
      <w:rPr>
        <w:rFonts w:hint="default" w:ascii="Wingdings" w:hAnsi="Wingdings"/>
      </w:rPr>
    </w:lvl>
  </w:abstractNum>
  <w:abstractNum w:abstractNumId="33" w15:restartNumberingAfterBreak="0">
    <w:nsid w:val="71504BEF"/>
    <w:multiLevelType w:val="hybridMultilevel"/>
    <w:tmpl w:val="FFFFFFFF"/>
    <w:lvl w:ilvl="0" w:tplc="0D0E5764">
      <w:start w:val="1"/>
      <w:numFmt w:val="decimal"/>
      <w:lvlText w:val="%1."/>
      <w:lvlJc w:val="left"/>
      <w:pPr>
        <w:ind w:left="720" w:hanging="360"/>
      </w:pPr>
    </w:lvl>
    <w:lvl w:ilvl="1" w:tplc="29E45A70">
      <w:start w:val="1"/>
      <w:numFmt w:val="lowerLetter"/>
      <w:lvlText w:val="%2."/>
      <w:lvlJc w:val="left"/>
      <w:pPr>
        <w:ind w:left="1440" w:hanging="360"/>
      </w:pPr>
    </w:lvl>
    <w:lvl w:ilvl="2" w:tplc="FD428B9E">
      <w:start w:val="1"/>
      <w:numFmt w:val="lowerRoman"/>
      <w:lvlText w:val="%3."/>
      <w:lvlJc w:val="right"/>
      <w:pPr>
        <w:ind w:left="2160" w:hanging="180"/>
      </w:pPr>
    </w:lvl>
    <w:lvl w:ilvl="3" w:tplc="C2527590">
      <w:start w:val="1"/>
      <w:numFmt w:val="decimal"/>
      <w:lvlText w:val="%4."/>
      <w:lvlJc w:val="left"/>
      <w:pPr>
        <w:ind w:left="2880" w:hanging="360"/>
      </w:pPr>
    </w:lvl>
    <w:lvl w:ilvl="4" w:tplc="97FC4872">
      <w:start w:val="1"/>
      <w:numFmt w:val="lowerLetter"/>
      <w:lvlText w:val="%5."/>
      <w:lvlJc w:val="left"/>
      <w:pPr>
        <w:ind w:left="3600" w:hanging="360"/>
      </w:pPr>
    </w:lvl>
    <w:lvl w:ilvl="5" w:tplc="AF2E1C84">
      <w:start w:val="1"/>
      <w:numFmt w:val="lowerRoman"/>
      <w:lvlText w:val="%6."/>
      <w:lvlJc w:val="right"/>
      <w:pPr>
        <w:ind w:left="4320" w:hanging="180"/>
      </w:pPr>
    </w:lvl>
    <w:lvl w:ilvl="6" w:tplc="5F78E90E">
      <w:start w:val="1"/>
      <w:numFmt w:val="decimal"/>
      <w:lvlText w:val="%7."/>
      <w:lvlJc w:val="left"/>
      <w:pPr>
        <w:ind w:left="5040" w:hanging="360"/>
      </w:pPr>
    </w:lvl>
    <w:lvl w:ilvl="7" w:tplc="6B7A91E0">
      <w:start w:val="1"/>
      <w:numFmt w:val="lowerLetter"/>
      <w:lvlText w:val="%8."/>
      <w:lvlJc w:val="left"/>
      <w:pPr>
        <w:ind w:left="5760" w:hanging="360"/>
      </w:pPr>
    </w:lvl>
    <w:lvl w:ilvl="8" w:tplc="AAFE593A">
      <w:start w:val="1"/>
      <w:numFmt w:val="lowerRoman"/>
      <w:lvlText w:val="%9."/>
      <w:lvlJc w:val="right"/>
      <w:pPr>
        <w:ind w:left="6480" w:hanging="180"/>
      </w:pPr>
    </w:lvl>
  </w:abstractNum>
  <w:abstractNum w:abstractNumId="34" w15:restartNumberingAfterBreak="0">
    <w:nsid w:val="7A5CFFD8"/>
    <w:multiLevelType w:val="hybridMultilevel"/>
    <w:tmpl w:val="FFFFFFFF"/>
    <w:lvl w:ilvl="0" w:tplc="9AAC5FBC">
      <w:start w:val="1"/>
      <w:numFmt w:val="bullet"/>
      <w:lvlText w:val=""/>
      <w:lvlJc w:val="left"/>
      <w:pPr>
        <w:ind w:left="720" w:hanging="360"/>
      </w:pPr>
      <w:rPr>
        <w:rFonts w:hint="default" w:ascii="Symbol" w:hAnsi="Symbol"/>
      </w:rPr>
    </w:lvl>
    <w:lvl w:ilvl="1" w:tplc="05BA23B2">
      <w:start w:val="1"/>
      <w:numFmt w:val="bullet"/>
      <w:lvlText w:val="o"/>
      <w:lvlJc w:val="left"/>
      <w:pPr>
        <w:ind w:left="1440" w:hanging="360"/>
      </w:pPr>
      <w:rPr>
        <w:rFonts w:hint="default" w:ascii="Courier New" w:hAnsi="Courier New"/>
      </w:rPr>
    </w:lvl>
    <w:lvl w:ilvl="2" w:tplc="A8D68B40">
      <w:start w:val="1"/>
      <w:numFmt w:val="bullet"/>
      <w:lvlText w:val=""/>
      <w:lvlJc w:val="left"/>
      <w:pPr>
        <w:ind w:left="2160" w:hanging="360"/>
      </w:pPr>
      <w:rPr>
        <w:rFonts w:hint="default" w:ascii="Wingdings" w:hAnsi="Wingdings"/>
      </w:rPr>
    </w:lvl>
    <w:lvl w:ilvl="3" w:tplc="89702ED4">
      <w:start w:val="1"/>
      <w:numFmt w:val="bullet"/>
      <w:lvlText w:val=""/>
      <w:lvlJc w:val="left"/>
      <w:pPr>
        <w:ind w:left="2880" w:hanging="360"/>
      </w:pPr>
      <w:rPr>
        <w:rFonts w:hint="default" w:ascii="Symbol" w:hAnsi="Symbol"/>
      </w:rPr>
    </w:lvl>
    <w:lvl w:ilvl="4" w:tplc="CF9C383E">
      <w:start w:val="1"/>
      <w:numFmt w:val="bullet"/>
      <w:lvlText w:val="o"/>
      <w:lvlJc w:val="left"/>
      <w:pPr>
        <w:ind w:left="3600" w:hanging="360"/>
      </w:pPr>
      <w:rPr>
        <w:rFonts w:hint="default" w:ascii="Courier New" w:hAnsi="Courier New"/>
      </w:rPr>
    </w:lvl>
    <w:lvl w:ilvl="5" w:tplc="2A902506">
      <w:start w:val="1"/>
      <w:numFmt w:val="bullet"/>
      <w:lvlText w:val=""/>
      <w:lvlJc w:val="left"/>
      <w:pPr>
        <w:ind w:left="4320" w:hanging="360"/>
      </w:pPr>
      <w:rPr>
        <w:rFonts w:hint="default" w:ascii="Wingdings" w:hAnsi="Wingdings"/>
      </w:rPr>
    </w:lvl>
    <w:lvl w:ilvl="6" w:tplc="DF626F62">
      <w:start w:val="1"/>
      <w:numFmt w:val="bullet"/>
      <w:lvlText w:val=""/>
      <w:lvlJc w:val="left"/>
      <w:pPr>
        <w:ind w:left="5040" w:hanging="360"/>
      </w:pPr>
      <w:rPr>
        <w:rFonts w:hint="default" w:ascii="Symbol" w:hAnsi="Symbol"/>
      </w:rPr>
    </w:lvl>
    <w:lvl w:ilvl="7" w:tplc="8CF63542">
      <w:start w:val="1"/>
      <w:numFmt w:val="bullet"/>
      <w:lvlText w:val="o"/>
      <w:lvlJc w:val="left"/>
      <w:pPr>
        <w:ind w:left="5760" w:hanging="360"/>
      </w:pPr>
      <w:rPr>
        <w:rFonts w:hint="default" w:ascii="Courier New" w:hAnsi="Courier New"/>
      </w:rPr>
    </w:lvl>
    <w:lvl w:ilvl="8" w:tplc="8F80B6E8">
      <w:start w:val="1"/>
      <w:numFmt w:val="bullet"/>
      <w:lvlText w:val=""/>
      <w:lvlJc w:val="left"/>
      <w:pPr>
        <w:ind w:left="6480" w:hanging="360"/>
      </w:pPr>
      <w:rPr>
        <w:rFonts w:hint="default" w:ascii="Wingdings" w:hAnsi="Wingdings"/>
      </w:rPr>
    </w:lvl>
  </w:abstractNum>
  <w:abstractNum w:abstractNumId="35" w15:restartNumberingAfterBreak="0">
    <w:nsid w:val="7BC3FA10"/>
    <w:multiLevelType w:val="hybridMultilevel"/>
    <w:tmpl w:val="FFFFFFFF"/>
    <w:lvl w:ilvl="0" w:tplc="732014D6">
      <w:start w:val="1"/>
      <w:numFmt w:val="decimal"/>
      <w:lvlText w:val="%1."/>
      <w:lvlJc w:val="left"/>
      <w:pPr>
        <w:ind w:left="720" w:hanging="360"/>
      </w:pPr>
    </w:lvl>
    <w:lvl w:ilvl="1" w:tplc="D62E374A">
      <w:start w:val="1"/>
      <w:numFmt w:val="lowerLetter"/>
      <w:lvlText w:val="%2."/>
      <w:lvlJc w:val="left"/>
      <w:pPr>
        <w:ind w:left="1440" w:hanging="360"/>
      </w:pPr>
    </w:lvl>
    <w:lvl w:ilvl="2" w:tplc="9602459C">
      <w:start w:val="1"/>
      <w:numFmt w:val="lowerRoman"/>
      <w:lvlText w:val="%3."/>
      <w:lvlJc w:val="right"/>
      <w:pPr>
        <w:ind w:left="2160" w:hanging="180"/>
      </w:pPr>
    </w:lvl>
    <w:lvl w:ilvl="3" w:tplc="D1FC6358">
      <w:start w:val="1"/>
      <w:numFmt w:val="decimal"/>
      <w:lvlText w:val="%4."/>
      <w:lvlJc w:val="left"/>
      <w:pPr>
        <w:ind w:left="2880" w:hanging="360"/>
      </w:pPr>
    </w:lvl>
    <w:lvl w:ilvl="4" w:tplc="AA2AC158">
      <w:start w:val="1"/>
      <w:numFmt w:val="lowerLetter"/>
      <w:lvlText w:val="%5."/>
      <w:lvlJc w:val="left"/>
      <w:pPr>
        <w:ind w:left="3600" w:hanging="360"/>
      </w:pPr>
    </w:lvl>
    <w:lvl w:ilvl="5" w:tplc="DBD2A440">
      <w:start w:val="1"/>
      <w:numFmt w:val="lowerRoman"/>
      <w:lvlText w:val="%6."/>
      <w:lvlJc w:val="right"/>
      <w:pPr>
        <w:ind w:left="4320" w:hanging="180"/>
      </w:pPr>
    </w:lvl>
    <w:lvl w:ilvl="6" w:tplc="C0A4CDF2">
      <w:start w:val="1"/>
      <w:numFmt w:val="decimal"/>
      <w:lvlText w:val="%7."/>
      <w:lvlJc w:val="left"/>
      <w:pPr>
        <w:ind w:left="5040" w:hanging="360"/>
      </w:pPr>
    </w:lvl>
    <w:lvl w:ilvl="7" w:tplc="4858B9E4">
      <w:start w:val="1"/>
      <w:numFmt w:val="lowerLetter"/>
      <w:lvlText w:val="%8."/>
      <w:lvlJc w:val="left"/>
      <w:pPr>
        <w:ind w:left="5760" w:hanging="360"/>
      </w:pPr>
    </w:lvl>
    <w:lvl w:ilvl="8" w:tplc="E6F4A5DC">
      <w:start w:val="1"/>
      <w:numFmt w:val="lowerRoman"/>
      <w:lvlText w:val="%9."/>
      <w:lvlJc w:val="right"/>
      <w:pPr>
        <w:ind w:left="6480" w:hanging="180"/>
      </w:pPr>
    </w:lvl>
  </w:abstractNum>
  <w:num w:numId="1" w16cid:durableId="1362823440">
    <w:abstractNumId w:val="5"/>
  </w:num>
  <w:num w:numId="2" w16cid:durableId="203833341">
    <w:abstractNumId w:val="33"/>
  </w:num>
  <w:num w:numId="3" w16cid:durableId="822162493">
    <w:abstractNumId w:val="6"/>
  </w:num>
  <w:num w:numId="4" w16cid:durableId="2008940615">
    <w:abstractNumId w:val="17"/>
  </w:num>
  <w:num w:numId="5" w16cid:durableId="709837029">
    <w:abstractNumId w:val="7"/>
  </w:num>
  <w:num w:numId="6" w16cid:durableId="1710761538">
    <w:abstractNumId w:val="12"/>
  </w:num>
  <w:num w:numId="7" w16cid:durableId="768551852">
    <w:abstractNumId w:val="0"/>
  </w:num>
  <w:num w:numId="8" w16cid:durableId="496577997">
    <w:abstractNumId w:val="2"/>
  </w:num>
  <w:num w:numId="9" w16cid:durableId="420762840">
    <w:abstractNumId w:val="29"/>
  </w:num>
  <w:num w:numId="10" w16cid:durableId="2140953627">
    <w:abstractNumId w:val="23"/>
  </w:num>
  <w:num w:numId="11" w16cid:durableId="948394046">
    <w:abstractNumId w:val="10"/>
  </w:num>
  <w:num w:numId="12" w16cid:durableId="1240015320">
    <w:abstractNumId w:val="25"/>
  </w:num>
  <w:num w:numId="13" w16cid:durableId="1920941621">
    <w:abstractNumId w:val="26"/>
  </w:num>
  <w:num w:numId="14" w16cid:durableId="958024944">
    <w:abstractNumId w:val="4"/>
  </w:num>
  <w:num w:numId="15" w16cid:durableId="488987521">
    <w:abstractNumId w:val="3"/>
  </w:num>
  <w:num w:numId="16" w16cid:durableId="777334780">
    <w:abstractNumId w:val="31"/>
  </w:num>
  <w:num w:numId="17" w16cid:durableId="1798332038">
    <w:abstractNumId w:val="28"/>
  </w:num>
  <w:num w:numId="18" w16cid:durableId="1088498463">
    <w:abstractNumId w:val="24"/>
  </w:num>
  <w:num w:numId="19" w16cid:durableId="987243035">
    <w:abstractNumId w:val="30"/>
  </w:num>
  <w:num w:numId="20" w16cid:durableId="112792111">
    <w:abstractNumId w:val="1"/>
  </w:num>
  <w:num w:numId="21" w16cid:durableId="395012844">
    <w:abstractNumId w:val="34"/>
  </w:num>
  <w:num w:numId="22" w16cid:durableId="1226993899">
    <w:abstractNumId w:val="11"/>
  </w:num>
  <w:num w:numId="23" w16cid:durableId="2114551226">
    <w:abstractNumId w:val="8"/>
  </w:num>
  <w:num w:numId="24" w16cid:durableId="1343313250">
    <w:abstractNumId w:val="22"/>
  </w:num>
  <w:num w:numId="25" w16cid:durableId="481118197">
    <w:abstractNumId w:val="20"/>
  </w:num>
  <w:num w:numId="26" w16cid:durableId="1673144004">
    <w:abstractNumId w:val="32"/>
  </w:num>
  <w:num w:numId="27" w16cid:durableId="501890759">
    <w:abstractNumId w:val="35"/>
  </w:num>
  <w:num w:numId="28" w16cid:durableId="667371583">
    <w:abstractNumId w:val="19"/>
  </w:num>
  <w:num w:numId="29" w16cid:durableId="324667930">
    <w:abstractNumId w:val="9"/>
  </w:num>
  <w:num w:numId="30" w16cid:durableId="795217412">
    <w:abstractNumId w:val="21"/>
  </w:num>
  <w:num w:numId="31" w16cid:durableId="332414812">
    <w:abstractNumId w:val="18"/>
  </w:num>
  <w:num w:numId="32" w16cid:durableId="56361082">
    <w:abstractNumId w:val="16"/>
  </w:num>
  <w:num w:numId="33" w16cid:durableId="1175075057">
    <w:abstractNumId w:val="14"/>
  </w:num>
  <w:num w:numId="34" w16cid:durableId="1674914324">
    <w:abstractNumId w:val="27"/>
  </w:num>
  <w:num w:numId="35" w16cid:durableId="1246917046">
    <w:abstractNumId w:val="13"/>
  </w:num>
  <w:num w:numId="36" w16cid:durableId="1770930557">
    <w:abstractNumId w:val="15"/>
  </w:num>
</w:numbering>
</file>

<file path=word/people.xml><?xml version="1.0" encoding="utf-8"?>
<w15:people xmlns:mc="http://schemas.openxmlformats.org/markup-compatibility/2006" xmlns:w15="http://schemas.microsoft.com/office/word/2012/wordml" mc:Ignorable="w15">
  <w15:person w15:author="karen.parish@inn.no">
    <w15:presenceInfo w15:providerId="AD" w15:userId="S::urn:spo:guest#karen.parish@inn.n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09"/>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0793C1"/>
    <w:rsid w:val="000793C1"/>
    <w:rsid w:val="0014E2AE"/>
    <w:rsid w:val="0017A657"/>
    <w:rsid w:val="003173C2"/>
    <w:rsid w:val="0033FD26"/>
    <w:rsid w:val="00486828"/>
    <w:rsid w:val="00519785"/>
    <w:rsid w:val="005225CF"/>
    <w:rsid w:val="005652C2"/>
    <w:rsid w:val="005A0EF9"/>
    <w:rsid w:val="005D1B30"/>
    <w:rsid w:val="005EE033"/>
    <w:rsid w:val="007557C4"/>
    <w:rsid w:val="0079B47A"/>
    <w:rsid w:val="007D70D4"/>
    <w:rsid w:val="008CBB71"/>
    <w:rsid w:val="009D16A6"/>
    <w:rsid w:val="00A1A600"/>
    <w:rsid w:val="00C03105"/>
    <w:rsid w:val="00C3D8E4"/>
    <w:rsid w:val="00C9EA31"/>
    <w:rsid w:val="00CDC316"/>
    <w:rsid w:val="00CDF230"/>
    <w:rsid w:val="00D2DCC0"/>
    <w:rsid w:val="00E4021E"/>
    <w:rsid w:val="00E93AC6"/>
    <w:rsid w:val="00F31394"/>
    <w:rsid w:val="00F7A55E"/>
    <w:rsid w:val="00FA53D8"/>
    <w:rsid w:val="0100F5CD"/>
    <w:rsid w:val="0109EEC9"/>
    <w:rsid w:val="01297B5F"/>
    <w:rsid w:val="012DB0C4"/>
    <w:rsid w:val="01375A2E"/>
    <w:rsid w:val="013D86FB"/>
    <w:rsid w:val="01429983"/>
    <w:rsid w:val="01452F7D"/>
    <w:rsid w:val="014922F7"/>
    <w:rsid w:val="014D05A0"/>
    <w:rsid w:val="014EE547"/>
    <w:rsid w:val="01525C88"/>
    <w:rsid w:val="0158707A"/>
    <w:rsid w:val="01871E78"/>
    <w:rsid w:val="018C00F3"/>
    <w:rsid w:val="019D7073"/>
    <w:rsid w:val="01C52857"/>
    <w:rsid w:val="0216DDB6"/>
    <w:rsid w:val="021E32E7"/>
    <w:rsid w:val="022A2317"/>
    <w:rsid w:val="02300D4E"/>
    <w:rsid w:val="023124EB"/>
    <w:rsid w:val="023245A2"/>
    <w:rsid w:val="0233F525"/>
    <w:rsid w:val="0234A51B"/>
    <w:rsid w:val="023A69A9"/>
    <w:rsid w:val="02457231"/>
    <w:rsid w:val="025AD016"/>
    <w:rsid w:val="025D809C"/>
    <w:rsid w:val="02612CBB"/>
    <w:rsid w:val="0265BB4F"/>
    <w:rsid w:val="026879E8"/>
    <w:rsid w:val="026D3E03"/>
    <w:rsid w:val="026D589C"/>
    <w:rsid w:val="02862457"/>
    <w:rsid w:val="02A48013"/>
    <w:rsid w:val="02BEBD90"/>
    <w:rsid w:val="02CADB5F"/>
    <w:rsid w:val="02D33D05"/>
    <w:rsid w:val="02D46497"/>
    <w:rsid w:val="02EC42E3"/>
    <w:rsid w:val="02F24012"/>
    <w:rsid w:val="02F61C6A"/>
    <w:rsid w:val="030757D3"/>
    <w:rsid w:val="030CE2F4"/>
    <w:rsid w:val="0345AE7F"/>
    <w:rsid w:val="034FCF69"/>
    <w:rsid w:val="03550E8C"/>
    <w:rsid w:val="035DD85C"/>
    <w:rsid w:val="035E507B"/>
    <w:rsid w:val="036FA8C1"/>
    <w:rsid w:val="038B2C96"/>
    <w:rsid w:val="0394E847"/>
    <w:rsid w:val="039D6BBA"/>
    <w:rsid w:val="03B10877"/>
    <w:rsid w:val="03B5AD62"/>
    <w:rsid w:val="03C00153"/>
    <w:rsid w:val="03C92F59"/>
    <w:rsid w:val="03CA88C7"/>
    <w:rsid w:val="03CFE785"/>
    <w:rsid w:val="03D34520"/>
    <w:rsid w:val="03EFF93F"/>
    <w:rsid w:val="03F3C8F1"/>
    <w:rsid w:val="03FA3EAC"/>
    <w:rsid w:val="03FB331A"/>
    <w:rsid w:val="03FE3572"/>
    <w:rsid w:val="0403AB10"/>
    <w:rsid w:val="040FAC0D"/>
    <w:rsid w:val="041162D5"/>
    <w:rsid w:val="041B5E27"/>
    <w:rsid w:val="041D9D40"/>
    <w:rsid w:val="04260408"/>
    <w:rsid w:val="043D0919"/>
    <w:rsid w:val="043D454A"/>
    <w:rsid w:val="04481ABF"/>
    <w:rsid w:val="045E0640"/>
    <w:rsid w:val="0469D89E"/>
    <w:rsid w:val="047D5AB3"/>
    <w:rsid w:val="04B0A40C"/>
    <w:rsid w:val="04B7E10A"/>
    <w:rsid w:val="04BA2819"/>
    <w:rsid w:val="04C85BF9"/>
    <w:rsid w:val="04CC21F2"/>
    <w:rsid w:val="04E3C7CE"/>
    <w:rsid w:val="04E56F92"/>
    <w:rsid w:val="04FC1BA0"/>
    <w:rsid w:val="04FE189E"/>
    <w:rsid w:val="04FE81CE"/>
    <w:rsid w:val="052B2263"/>
    <w:rsid w:val="05347BAB"/>
    <w:rsid w:val="053F6146"/>
    <w:rsid w:val="05406A53"/>
    <w:rsid w:val="0547E4B7"/>
    <w:rsid w:val="054853B0"/>
    <w:rsid w:val="056B4A9C"/>
    <w:rsid w:val="056BFD2F"/>
    <w:rsid w:val="057032D7"/>
    <w:rsid w:val="057F0F39"/>
    <w:rsid w:val="058AFC0C"/>
    <w:rsid w:val="058D1AD9"/>
    <w:rsid w:val="0591493A"/>
    <w:rsid w:val="05983668"/>
    <w:rsid w:val="059CAD61"/>
    <w:rsid w:val="059DDD69"/>
    <w:rsid w:val="05B47F41"/>
    <w:rsid w:val="05B67702"/>
    <w:rsid w:val="05BC10EF"/>
    <w:rsid w:val="05D36912"/>
    <w:rsid w:val="05DA3A55"/>
    <w:rsid w:val="05ECF909"/>
    <w:rsid w:val="05EFD67A"/>
    <w:rsid w:val="0603FDDE"/>
    <w:rsid w:val="060A5031"/>
    <w:rsid w:val="06282A20"/>
    <w:rsid w:val="06423FFE"/>
    <w:rsid w:val="065F2CE5"/>
    <w:rsid w:val="06675D70"/>
    <w:rsid w:val="0667C7A4"/>
    <w:rsid w:val="06872384"/>
    <w:rsid w:val="068E5A58"/>
    <w:rsid w:val="069500B7"/>
    <w:rsid w:val="06A6D659"/>
    <w:rsid w:val="06B2BB76"/>
    <w:rsid w:val="06B5B41C"/>
    <w:rsid w:val="06D1AF00"/>
    <w:rsid w:val="06D86706"/>
    <w:rsid w:val="06D965D5"/>
    <w:rsid w:val="06E6D500"/>
    <w:rsid w:val="06ECE18F"/>
    <w:rsid w:val="06F042CF"/>
    <w:rsid w:val="0705F459"/>
    <w:rsid w:val="070CB3F7"/>
    <w:rsid w:val="07130097"/>
    <w:rsid w:val="0715F9F9"/>
    <w:rsid w:val="071BF96B"/>
    <w:rsid w:val="0736C4BB"/>
    <w:rsid w:val="0745BEF2"/>
    <w:rsid w:val="074AD58C"/>
    <w:rsid w:val="075138BC"/>
    <w:rsid w:val="075B2A31"/>
    <w:rsid w:val="075CD8AA"/>
    <w:rsid w:val="076A4128"/>
    <w:rsid w:val="07740D24"/>
    <w:rsid w:val="077DC691"/>
    <w:rsid w:val="0789FC60"/>
    <w:rsid w:val="079DF456"/>
    <w:rsid w:val="07A77B4B"/>
    <w:rsid w:val="07A828F6"/>
    <w:rsid w:val="07A97CC7"/>
    <w:rsid w:val="07AC42D1"/>
    <w:rsid w:val="07B739E6"/>
    <w:rsid w:val="07BF6D14"/>
    <w:rsid w:val="07C43CE5"/>
    <w:rsid w:val="07D1E2E6"/>
    <w:rsid w:val="07E2E819"/>
    <w:rsid w:val="07EB2F07"/>
    <w:rsid w:val="07EBE413"/>
    <w:rsid w:val="07F26A9B"/>
    <w:rsid w:val="080402EC"/>
    <w:rsid w:val="08086661"/>
    <w:rsid w:val="081BEF3A"/>
    <w:rsid w:val="081DE764"/>
    <w:rsid w:val="08237EB0"/>
    <w:rsid w:val="0823F3B1"/>
    <w:rsid w:val="08290A7B"/>
    <w:rsid w:val="0850F0D3"/>
    <w:rsid w:val="08775C92"/>
    <w:rsid w:val="087C7530"/>
    <w:rsid w:val="08A5A1AE"/>
    <w:rsid w:val="08B2D973"/>
    <w:rsid w:val="08BC31D6"/>
    <w:rsid w:val="08D52C55"/>
    <w:rsid w:val="08D6589B"/>
    <w:rsid w:val="08E20087"/>
    <w:rsid w:val="08F04E9E"/>
    <w:rsid w:val="0902809C"/>
    <w:rsid w:val="0909DEB8"/>
    <w:rsid w:val="09230825"/>
    <w:rsid w:val="0926BA4C"/>
    <w:rsid w:val="0941F9AC"/>
    <w:rsid w:val="09520EE9"/>
    <w:rsid w:val="095B5F8F"/>
    <w:rsid w:val="095EB204"/>
    <w:rsid w:val="097A1F26"/>
    <w:rsid w:val="097C0850"/>
    <w:rsid w:val="09800542"/>
    <w:rsid w:val="099D4AE4"/>
    <w:rsid w:val="09AF5EEF"/>
    <w:rsid w:val="09B22F4B"/>
    <w:rsid w:val="09B386A5"/>
    <w:rsid w:val="09B588D7"/>
    <w:rsid w:val="09B6ED3C"/>
    <w:rsid w:val="09BE7A6B"/>
    <w:rsid w:val="09C22636"/>
    <w:rsid w:val="09C5589C"/>
    <w:rsid w:val="09CDEC9F"/>
    <w:rsid w:val="09CED44A"/>
    <w:rsid w:val="09D2D6F5"/>
    <w:rsid w:val="09D8D65F"/>
    <w:rsid w:val="09F1AB5B"/>
    <w:rsid w:val="0A02B136"/>
    <w:rsid w:val="0A0A4732"/>
    <w:rsid w:val="0A243742"/>
    <w:rsid w:val="0A3B7760"/>
    <w:rsid w:val="0A512B93"/>
    <w:rsid w:val="0A523B9D"/>
    <w:rsid w:val="0A53526F"/>
    <w:rsid w:val="0A544A09"/>
    <w:rsid w:val="0A7982B8"/>
    <w:rsid w:val="0A7B4F5F"/>
    <w:rsid w:val="0A8B21C0"/>
    <w:rsid w:val="0AA8A5A4"/>
    <w:rsid w:val="0ABC4EC9"/>
    <w:rsid w:val="0AD2059F"/>
    <w:rsid w:val="0AD640E1"/>
    <w:rsid w:val="0AEA7821"/>
    <w:rsid w:val="0AEEB382"/>
    <w:rsid w:val="0AFE6F26"/>
    <w:rsid w:val="0B236E1B"/>
    <w:rsid w:val="0B23D145"/>
    <w:rsid w:val="0B2E443D"/>
    <w:rsid w:val="0B49E09F"/>
    <w:rsid w:val="0B555DA1"/>
    <w:rsid w:val="0B5C72FE"/>
    <w:rsid w:val="0B6DC56E"/>
    <w:rsid w:val="0B9248E8"/>
    <w:rsid w:val="0B9F8EB8"/>
    <w:rsid w:val="0BA4055F"/>
    <w:rsid w:val="0BC4BCCD"/>
    <w:rsid w:val="0BE552FC"/>
    <w:rsid w:val="0BE64D64"/>
    <w:rsid w:val="0BEA0A0B"/>
    <w:rsid w:val="0BEE44EF"/>
    <w:rsid w:val="0BF2EAD1"/>
    <w:rsid w:val="0BF88C67"/>
    <w:rsid w:val="0C0102B1"/>
    <w:rsid w:val="0C050C1E"/>
    <w:rsid w:val="0C05A1AF"/>
    <w:rsid w:val="0C0A16CA"/>
    <w:rsid w:val="0C0C9F90"/>
    <w:rsid w:val="0C0EB267"/>
    <w:rsid w:val="0C17E4F1"/>
    <w:rsid w:val="0C1EB2EC"/>
    <w:rsid w:val="0C24B0EC"/>
    <w:rsid w:val="0C24C732"/>
    <w:rsid w:val="0C273D34"/>
    <w:rsid w:val="0C68BF6E"/>
    <w:rsid w:val="0C793B27"/>
    <w:rsid w:val="0C80B251"/>
    <w:rsid w:val="0C88C9DC"/>
    <w:rsid w:val="0C9386D2"/>
    <w:rsid w:val="0C9C91F1"/>
    <w:rsid w:val="0C9DCF29"/>
    <w:rsid w:val="0C9F5CE3"/>
    <w:rsid w:val="0CA51138"/>
    <w:rsid w:val="0CA6E71C"/>
    <w:rsid w:val="0CAB1CE3"/>
    <w:rsid w:val="0CACC037"/>
    <w:rsid w:val="0CAF84BF"/>
    <w:rsid w:val="0CB8F0CE"/>
    <w:rsid w:val="0CC77453"/>
    <w:rsid w:val="0CD3C339"/>
    <w:rsid w:val="0CE32CE0"/>
    <w:rsid w:val="0CE58139"/>
    <w:rsid w:val="0CED7AC4"/>
    <w:rsid w:val="0CF60BC4"/>
    <w:rsid w:val="0D18A621"/>
    <w:rsid w:val="0D2CE755"/>
    <w:rsid w:val="0D4426BC"/>
    <w:rsid w:val="0D80DA6D"/>
    <w:rsid w:val="0D8A3617"/>
    <w:rsid w:val="0D8CE68C"/>
    <w:rsid w:val="0D8D2A9D"/>
    <w:rsid w:val="0DA8A32F"/>
    <w:rsid w:val="0DB68A66"/>
    <w:rsid w:val="0DCA0E6A"/>
    <w:rsid w:val="0DCAD51B"/>
    <w:rsid w:val="0DD373B6"/>
    <w:rsid w:val="0DD384A5"/>
    <w:rsid w:val="0DD5B404"/>
    <w:rsid w:val="0DED34E0"/>
    <w:rsid w:val="0DF8C997"/>
    <w:rsid w:val="0DFA6BCC"/>
    <w:rsid w:val="0DFB3CBC"/>
    <w:rsid w:val="0E079343"/>
    <w:rsid w:val="0E18DD11"/>
    <w:rsid w:val="0E1C3176"/>
    <w:rsid w:val="0E32A4F7"/>
    <w:rsid w:val="0E40514A"/>
    <w:rsid w:val="0E408BAC"/>
    <w:rsid w:val="0E4AF534"/>
    <w:rsid w:val="0E4BC988"/>
    <w:rsid w:val="0E5325DB"/>
    <w:rsid w:val="0E543139"/>
    <w:rsid w:val="0E7E439D"/>
    <w:rsid w:val="0E8E1244"/>
    <w:rsid w:val="0EA48794"/>
    <w:rsid w:val="0EB9E040"/>
    <w:rsid w:val="0EC1CCC4"/>
    <w:rsid w:val="0ECBD857"/>
    <w:rsid w:val="0ED80920"/>
    <w:rsid w:val="0EEBF0B4"/>
    <w:rsid w:val="0EF1FCA6"/>
    <w:rsid w:val="0F00DC29"/>
    <w:rsid w:val="0F01EDA6"/>
    <w:rsid w:val="0F404B83"/>
    <w:rsid w:val="0F7BA3F7"/>
    <w:rsid w:val="0F831E97"/>
    <w:rsid w:val="0F87B455"/>
    <w:rsid w:val="0F981326"/>
    <w:rsid w:val="0FB759A9"/>
    <w:rsid w:val="0FC2C529"/>
    <w:rsid w:val="0FC851CA"/>
    <w:rsid w:val="0FD3EB77"/>
    <w:rsid w:val="0FE2E1FC"/>
    <w:rsid w:val="0FE47EC5"/>
    <w:rsid w:val="0FE69AE3"/>
    <w:rsid w:val="0FF1B5BC"/>
    <w:rsid w:val="0FFB1D87"/>
    <w:rsid w:val="10061EBD"/>
    <w:rsid w:val="10191D55"/>
    <w:rsid w:val="1019BBC4"/>
    <w:rsid w:val="102E88BE"/>
    <w:rsid w:val="1030EC9A"/>
    <w:rsid w:val="1039D520"/>
    <w:rsid w:val="1056872F"/>
    <w:rsid w:val="10585D0C"/>
    <w:rsid w:val="105934D3"/>
    <w:rsid w:val="1066237B"/>
    <w:rsid w:val="106C1B05"/>
    <w:rsid w:val="1077E312"/>
    <w:rsid w:val="107FB8AB"/>
    <w:rsid w:val="10939EE8"/>
    <w:rsid w:val="1094DBD4"/>
    <w:rsid w:val="10A2FB89"/>
    <w:rsid w:val="10AB520D"/>
    <w:rsid w:val="10B419C1"/>
    <w:rsid w:val="10B4C9BA"/>
    <w:rsid w:val="10BA2C75"/>
    <w:rsid w:val="10C7867D"/>
    <w:rsid w:val="10D1869A"/>
    <w:rsid w:val="10EDDD10"/>
    <w:rsid w:val="10F2AB3E"/>
    <w:rsid w:val="112B7A37"/>
    <w:rsid w:val="11409B3C"/>
    <w:rsid w:val="11476DDE"/>
    <w:rsid w:val="114B4E00"/>
    <w:rsid w:val="1157242F"/>
    <w:rsid w:val="11579F90"/>
    <w:rsid w:val="1162ECA4"/>
    <w:rsid w:val="11728D8D"/>
    <w:rsid w:val="117FEBB3"/>
    <w:rsid w:val="1187087B"/>
    <w:rsid w:val="1196E165"/>
    <w:rsid w:val="11A20B05"/>
    <w:rsid w:val="11A4F35B"/>
    <w:rsid w:val="11A726CB"/>
    <w:rsid w:val="11A989A6"/>
    <w:rsid w:val="11AA80C4"/>
    <w:rsid w:val="11AEAAF2"/>
    <w:rsid w:val="11B96961"/>
    <w:rsid w:val="11CCE6CD"/>
    <w:rsid w:val="11D6DF1F"/>
    <w:rsid w:val="11E1F85F"/>
    <w:rsid w:val="11EA20D9"/>
    <w:rsid w:val="11EF6CCA"/>
    <w:rsid w:val="11F207FB"/>
    <w:rsid w:val="11F2A573"/>
    <w:rsid w:val="12118790"/>
    <w:rsid w:val="12137D32"/>
    <w:rsid w:val="1217AB38"/>
    <w:rsid w:val="123B6462"/>
    <w:rsid w:val="1244E58F"/>
    <w:rsid w:val="1246B143"/>
    <w:rsid w:val="124A0254"/>
    <w:rsid w:val="124B9F51"/>
    <w:rsid w:val="1269B77A"/>
    <w:rsid w:val="127901AD"/>
    <w:rsid w:val="12842CF0"/>
    <w:rsid w:val="1298E7D4"/>
    <w:rsid w:val="12BB1ECA"/>
    <w:rsid w:val="12C6ADDD"/>
    <w:rsid w:val="12D6FB17"/>
    <w:rsid w:val="12DDB6BB"/>
    <w:rsid w:val="12E24DB1"/>
    <w:rsid w:val="12E53FC7"/>
    <w:rsid w:val="12F32E59"/>
    <w:rsid w:val="1306F9C1"/>
    <w:rsid w:val="131050F0"/>
    <w:rsid w:val="131DE631"/>
    <w:rsid w:val="1324B459"/>
    <w:rsid w:val="13309761"/>
    <w:rsid w:val="13477A64"/>
    <w:rsid w:val="134C30BD"/>
    <w:rsid w:val="135E5FB4"/>
    <w:rsid w:val="13665113"/>
    <w:rsid w:val="136885BA"/>
    <w:rsid w:val="1368E4B2"/>
    <w:rsid w:val="1369E5D7"/>
    <w:rsid w:val="137228A6"/>
    <w:rsid w:val="1375FBEC"/>
    <w:rsid w:val="137A8C37"/>
    <w:rsid w:val="138220D9"/>
    <w:rsid w:val="13887495"/>
    <w:rsid w:val="13943618"/>
    <w:rsid w:val="139656E6"/>
    <w:rsid w:val="13A3DA1B"/>
    <w:rsid w:val="13C3F614"/>
    <w:rsid w:val="13CB54A8"/>
    <w:rsid w:val="13CE41BC"/>
    <w:rsid w:val="13D19B8B"/>
    <w:rsid w:val="13DA73B5"/>
    <w:rsid w:val="13DC0192"/>
    <w:rsid w:val="13ECA54A"/>
    <w:rsid w:val="13F05394"/>
    <w:rsid w:val="13F10E3E"/>
    <w:rsid w:val="13F2A809"/>
    <w:rsid w:val="140B1792"/>
    <w:rsid w:val="141C7503"/>
    <w:rsid w:val="14222A7F"/>
    <w:rsid w:val="14272624"/>
    <w:rsid w:val="144C1A36"/>
    <w:rsid w:val="144FB9D8"/>
    <w:rsid w:val="146A22AC"/>
    <w:rsid w:val="146D4E49"/>
    <w:rsid w:val="14775FF0"/>
    <w:rsid w:val="147A99D0"/>
    <w:rsid w:val="1487FB4E"/>
    <w:rsid w:val="14893B8F"/>
    <w:rsid w:val="148DEA99"/>
    <w:rsid w:val="14A08AD8"/>
    <w:rsid w:val="14C44402"/>
    <w:rsid w:val="14D56C35"/>
    <w:rsid w:val="14D850D5"/>
    <w:rsid w:val="14F33274"/>
    <w:rsid w:val="15030021"/>
    <w:rsid w:val="15096336"/>
    <w:rsid w:val="150A40F2"/>
    <w:rsid w:val="1518066C"/>
    <w:rsid w:val="151EDEA8"/>
    <w:rsid w:val="152A489C"/>
    <w:rsid w:val="1552AE9F"/>
    <w:rsid w:val="15567C54"/>
    <w:rsid w:val="15722BBA"/>
    <w:rsid w:val="157B6C39"/>
    <w:rsid w:val="157F763D"/>
    <w:rsid w:val="15830783"/>
    <w:rsid w:val="158545F2"/>
    <w:rsid w:val="15865BB2"/>
    <w:rsid w:val="15A73D8C"/>
    <w:rsid w:val="15B407A9"/>
    <w:rsid w:val="15BC62F7"/>
    <w:rsid w:val="15C24C84"/>
    <w:rsid w:val="15CCD8F1"/>
    <w:rsid w:val="15D01668"/>
    <w:rsid w:val="15D18A86"/>
    <w:rsid w:val="15E6D9E8"/>
    <w:rsid w:val="15F55ED7"/>
    <w:rsid w:val="15F9670C"/>
    <w:rsid w:val="15F9765D"/>
    <w:rsid w:val="1629103B"/>
    <w:rsid w:val="16337F15"/>
    <w:rsid w:val="163ADC4A"/>
    <w:rsid w:val="163B780C"/>
    <w:rsid w:val="16466994"/>
    <w:rsid w:val="1657D8B6"/>
    <w:rsid w:val="16639EB0"/>
    <w:rsid w:val="166674F8"/>
    <w:rsid w:val="16743B08"/>
    <w:rsid w:val="1674651D"/>
    <w:rsid w:val="16AC6326"/>
    <w:rsid w:val="16BF40DE"/>
    <w:rsid w:val="16DB580D"/>
    <w:rsid w:val="16DE7497"/>
    <w:rsid w:val="16F75D26"/>
    <w:rsid w:val="16F9562C"/>
    <w:rsid w:val="16FB09EA"/>
    <w:rsid w:val="1701ACC9"/>
    <w:rsid w:val="1701AEC7"/>
    <w:rsid w:val="17044CB9"/>
    <w:rsid w:val="170A2E39"/>
    <w:rsid w:val="17189E17"/>
    <w:rsid w:val="171CEB2F"/>
    <w:rsid w:val="171E15A5"/>
    <w:rsid w:val="1739342E"/>
    <w:rsid w:val="1751E5DC"/>
    <w:rsid w:val="176828CC"/>
    <w:rsid w:val="17A82F01"/>
    <w:rsid w:val="17AA0F30"/>
    <w:rsid w:val="17AF2F5C"/>
    <w:rsid w:val="17B0A4D4"/>
    <w:rsid w:val="17CBDE9F"/>
    <w:rsid w:val="17D41878"/>
    <w:rsid w:val="17D6E67B"/>
    <w:rsid w:val="17D80FAF"/>
    <w:rsid w:val="17E705E7"/>
    <w:rsid w:val="17F24115"/>
    <w:rsid w:val="1804B034"/>
    <w:rsid w:val="1806BAC4"/>
    <w:rsid w:val="1820F39A"/>
    <w:rsid w:val="183DF2AC"/>
    <w:rsid w:val="185BF549"/>
    <w:rsid w:val="185D2992"/>
    <w:rsid w:val="186100C4"/>
    <w:rsid w:val="186E5284"/>
    <w:rsid w:val="18744A3D"/>
    <w:rsid w:val="18821FDA"/>
    <w:rsid w:val="189B72EE"/>
    <w:rsid w:val="18A14641"/>
    <w:rsid w:val="18AE6701"/>
    <w:rsid w:val="18B50635"/>
    <w:rsid w:val="18B7DFC2"/>
    <w:rsid w:val="18B8FEC8"/>
    <w:rsid w:val="18B90EBD"/>
    <w:rsid w:val="18BCFBB2"/>
    <w:rsid w:val="18C8F374"/>
    <w:rsid w:val="18CC2E66"/>
    <w:rsid w:val="18DAE637"/>
    <w:rsid w:val="18DB91C8"/>
    <w:rsid w:val="18E1CAE3"/>
    <w:rsid w:val="18FE5E05"/>
    <w:rsid w:val="1901F21F"/>
    <w:rsid w:val="191F5A5A"/>
    <w:rsid w:val="1931C4F3"/>
    <w:rsid w:val="1935B70B"/>
    <w:rsid w:val="194EAEF9"/>
    <w:rsid w:val="19510C69"/>
    <w:rsid w:val="19524F1B"/>
    <w:rsid w:val="195428FD"/>
    <w:rsid w:val="19573323"/>
    <w:rsid w:val="19584364"/>
    <w:rsid w:val="19618082"/>
    <w:rsid w:val="1999627F"/>
    <w:rsid w:val="19A1BDCD"/>
    <w:rsid w:val="19ADF1E9"/>
    <w:rsid w:val="19B7F02C"/>
    <w:rsid w:val="19C8A057"/>
    <w:rsid w:val="19CD19D4"/>
    <w:rsid w:val="19D775C0"/>
    <w:rsid w:val="19F01787"/>
    <w:rsid w:val="1A0008DE"/>
    <w:rsid w:val="1A058388"/>
    <w:rsid w:val="1A09372F"/>
    <w:rsid w:val="1A0F9DE4"/>
    <w:rsid w:val="1A2E5002"/>
    <w:rsid w:val="1A2F7697"/>
    <w:rsid w:val="1A2FCD55"/>
    <w:rsid w:val="1A3E3591"/>
    <w:rsid w:val="1A4B5FE3"/>
    <w:rsid w:val="1A5C4A58"/>
    <w:rsid w:val="1A5EF104"/>
    <w:rsid w:val="1A76A47A"/>
    <w:rsid w:val="1A779E72"/>
    <w:rsid w:val="1A83AF72"/>
    <w:rsid w:val="1A920841"/>
    <w:rsid w:val="1ABF1532"/>
    <w:rsid w:val="1AC83F61"/>
    <w:rsid w:val="1AC8CE2B"/>
    <w:rsid w:val="1ADB29A4"/>
    <w:rsid w:val="1AE08FA2"/>
    <w:rsid w:val="1AE1B6EA"/>
    <w:rsid w:val="1AF46A6C"/>
    <w:rsid w:val="1B02E39F"/>
    <w:rsid w:val="1B0EEE1C"/>
    <w:rsid w:val="1B18FD54"/>
    <w:rsid w:val="1B1C0AE5"/>
    <w:rsid w:val="1B264948"/>
    <w:rsid w:val="1B314AE7"/>
    <w:rsid w:val="1B3B4116"/>
    <w:rsid w:val="1B5F8D5E"/>
    <w:rsid w:val="1B72BB8B"/>
    <w:rsid w:val="1B8FF932"/>
    <w:rsid w:val="1B93A2F9"/>
    <w:rsid w:val="1B9C4D96"/>
    <w:rsid w:val="1BB9D701"/>
    <w:rsid w:val="1BD30C70"/>
    <w:rsid w:val="1BDD2169"/>
    <w:rsid w:val="1BFCDC52"/>
    <w:rsid w:val="1C07D763"/>
    <w:rsid w:val="1C17D512"/>
    <w:rsid w:val="1C1CF51F"/>
    <w:rsid w:val="1C3229F2"/>
    <w:rsid w:val="1C32C9F7"/>
    <w:rsid w:val="1C3697B8"/>
    <w:rsid w:val="1C52F4C7"/>
    <w:rsid w:val="1C58F24A"/>
    <w:rsid w:val="1C662B3B"/>
    <w:rsid w:val="1C668C85"/>
    <w:rsid w:val="1C8AD973"/>
    <w:rsid w:val="1C8B1858"/>
    <w:rsid w:val="1C9441FE"/>
    <w:rsid w:val="1C9DFFE3"/>
    <w:rsid w:val="1CA7FD80"/>
    <w:rsid w:val="1CB8395C"/>
    <w:rsid w:val="1CC87179"/>
    <w:rsid w:val="1CC98B27"/>
    <w:rsid w:val="1CECED7E"/>
    <w:rsid w:val="1CF37B74"/>
    <w:rsid w:val="1D0D9891"/>
    <w:rsid w:val="1D118DB4"/>
    <w:rsid w:val="1D18E863"/>
    <w:rsid w:val="1D1C0A3F"/>
    <w:rsid w:val="1D2289BD"/>
    <w:rsid w:val="1D254D6B"/>
    <w:rsid w:val="1D27B312"/>
    <w:rsid w:val="1D2A5227"/>
    <w:rsid w:val="1D3AC3B4"/>
    <w:rsid w:val="1D3E2F8B"/>
    <w:rsid w:val="1D4E69E2"/>
    <w:rsid w:val="1D56B6F9"/>
    <w:rsid w:val="1D5A3477"/>
    <w:rsid w:val="1D6BD937"/>
    <w:rsid w:val="1D765E53"/>
    <w:rsid w:val="1D864A23"/>
    <w:rsid w:val="1D89514F"/>
    <w:rsid w:val="1D90A531"/>
    <w:rsid w:val="1DA83392"/>
    <w:rsid w:val="1DD8C2D5"/>
    <w:rsid w:val="1DE54D93"/>
    <w:rsid w:val="1DE6F82C"/>
    <w:rsid w:val="1DE7E2FB"/>
    <w:rsid w:val="1DF13BB8"/>
    <w:rsid w:val="1DF85858"/>
    <w:rsid w:val="1E035681"/>
    <w:rsid w:val="1E0F1F29"/>
    <w:rsid w:val="1E1913D1"/>
    <w:rsid w:val="1E1CB137"/>
    <w:rsid w:val="1E244713"/>
    <w:rsid w:val="1E3D1F08"/>
    <w:rsid w:val="1E493A08"/>
    <w:rsid w:val="1E4AA441"/>
    <w:rsid w:val="1E4B8F17"/>
    <w:rsid w:val="1E4D5697"/>
    <w:rsid w:val="1E62DC74"/>
    <w:rsid w:val="1E6369C0"/>
    <w:rsid w:val="1E64E664"/>
    <w:rsid w:val="1E6558F5"/>
    <w:rsid w:val="1E6E3FF6"/>
    <w:rsid w:val="1E99B60F"/>
    <w:rsid w:val="1EABCBAF"/>
    <w:rsid w:val="1EAC961A"/>
    <w:rsid w:val="1EBA0652"/>
    <w:rsid w:val="1EC471D5"/>
    <w:rsid w:val="1EC7CC8E"/>
    <w:rsid w:val="1EE5C449"/>
    <w:rsid w:val="1EED7415"/>
    <w:rsid w:val="1EEDB406"/>
    <w:rsid w:val="1EF34F1B"/>
    <w:rsid w:val="1EF4210A"/>
    <w:rsid w:val="1F0379B3"/>
    <w:rsid w:val="1F0EB05F"/>
    <w:rsid w:val="1F1C1568"/>
    <w:rsid w:val="1F25FB46"/>
    <w:rsid w:val="1F3FB046"/>
    <w:rsid w:val="1F4E3BBF"/>
    <w:rsid w:val="1F519180"/>
    <w:rsid w:val="1F68EC94"/>
    <w:rsid w:val="1F739085"/>
    <w:rsid w:val="1F81A4D3"/>
    <w:rsid w:val="1F82B722"/>
    <w:rsid w:val="1F8A3872"/>
    <w:rsid w:val="1F8D2CE5"/>
    <w:rsid w:val="1F9008E5"/>
    <w:rsid w:val="1F974A3A"/>
    <w:rsid w:val="1FA5B264"/>
    <w:rsid w:val="1FA83C69"/>
    <w:rsid w:val="1FA8EC29"/>
    <w:rsid w:val="1FB3B596"/>
    <w:rsid w:val="1FD042A4"/>
    <w:rsid w:val="1FD67E4F"/>
    <w:rsid w:val="1FE949C9"/>
    <w:rsid w:val="1FEBF93F"/>
    <w:rsid w:val="1FED3EFD"/>
    <w:rsid w:val="201DB618"/>
    <w:rsid w:val="20334058"/>
    <w:rsid w:val="2039723B"/>
    <w:rsid w:val="204A15E8"/>
    <w:rsid w:val="20561308"/>
    <w:rsid w:val="2059452E"/>
    <w:rsid w:val="2069B488"/>
    <w:rsid w:val="20943EEC"/>
    <w:rsid w:val="2097EC49"/>
    <w:rsid w:val="20A24384"/>
    <w:rsid w:val="20A37A72"/>
    <w:rsid w:val="20AB0234"/>
    <w:rsid w:val="20B3338B"/>
    <w:rsid w:val="20BC538C"/>
    <w:rsid w:val="20BC7AF0"/>
    <w:rsid w:val="20BE94F8"/>
    <w:rsid w:val="20CE29B1"/>
    <w:rsid w:val="20D2A3B3"/>
    <w:rsid w:val="20D84EB6"/>
    <w:rsid w:val="20DA2931"/>
    <w:rsid w:val="20DD5A34"/>
    <w:rsid w:val="20E943E9"/>
    <w:rsid w:val="20F09378"/>
    <w:rsid w:val="21114260"/>
    <w:rsid w:val="21457FE9"/>
    <w:rsid w:val="21483FE6"/>
    <w:rsid w:val="2153CB2B"/>
    <w:rsid w:val="21594786"/>
    <w:rsid w:val="215BCE44"/>
    <w:rsid w:val="215D2597"/>
    <w:rsid w:val="215DA6A6"/>
    <w:rsid w:val="217DC33F"/>
    <w:rsid w:val="217E0912"/>
    <w:rsid w:val="219D0FF2"/>
    <w:rsid w:val="21A567E1"/>
    <w:rsid w:val="21B80C68"/>
    <w:rsid w:val="21D5031F"/>
    <w:rsid w:val="21DD71D1"/>
    <w:rsid w:val="21F5E4B5"/>
    <w:rsid w:val="220CD0E4"/>
    <w:rsid w:val="220E7972"/>
    <w:rsid w:val="22112F06"/>
    <w:rsid w:val="221771DE"/>
    <w:rsid w:val="22283613"/>
    <w:rsid w:val="2228F2BA"/>
    <w:rsid w:val="2230AB56"/>
    <w:rsid w:val="2232743E"/>
    <w:rsid w:val="223527F6"/>
    <w:rsid w:val="224B5DB5"/>
    <w:rsid w:val="225BE83A"/>
    <w:rsid w:val="225EF6F1"/>
    <w:rsid w:val="2267CAB3"/>
    <w:rsid w:val="227D6827"/>
    <w:rsid w:val="227EC2FE"/>
    <w:rsid w:val="228B19E2"/>
    <w:rsid w:val="229E9450"/>
    <w:rsid w:val="22A85453"/>
    <w:rsid w:val="22B61AAD"/>
    <w:rsid w:val="22B6CDE2"/>
    <w:rsid w:val="22BE28A0"/>
    <w:rsid w:val="22CB342A"/>
    <w:rsid w:val="22D14075"/>
    <w:rsid w:val="22D94050"/>
    <w:rsid w:val="22DBB656"/>
    <w:rsid w:val="22DE9EFD"/>
    <w:rsid w:val="22E290CE"/>
    <w:rsid w:val="22FD19EC"/>
    <w:rsid w:val="231D52AC"/>
    <w:rsid w:val="236132A7"/>
    <w:rsid w:val="236430E0"/>
    <w:rsid w:val="2366F927"/>
    <w:rsid w:val="236AE282"/>
    <w:rsid w:val="2388818F"/>
    <w:rsid w:val="23921557"/>
    <w:rsid w:val="23951874"/>
    <w:rsid w:val="2398CB4C"/>
    <w:rsid w:val="23A4BBA1"/>
    <w:rsid w:val="23B581FF"/>
    <w:rsid w:val="23B8F7E6"/>
    <w:rsid w:val="23E8A53D"/>
    <w:rsid w:val="23EE23E2"/>
    <w:rsid w:val="23EFBD0C"/>
    <w:rsid w:val="24006333"/>
    <w:rsid w:val="24125AD3"/>
    <w:rsid w:val="24189387"/>
    <w:rsid w:val="241CF185"/>
    <w:rsid w:val="24250078"/>
    <w:rsid w:val="242BBCD2"/>
    <w:rsid w:val="2433B4DF"/>
    <w:rsid w:val="243AEC96"/>
    <w:rsid w:val="244C6A5D"/>
    <w:rsid w:val="2454C203"/>
    <w:rsid w:val="2457F451"/>
    <w:rsid w:val="245ABF97"/>
    <w:rsid w:val="245C86CD"/>
    <w:rsid w:val="2468372E"/>
    <w:rsid w:val="2473C52F"/>
    <w:rsid w:val="2480730D"/>
    <w:rsid w:val="2487F961"/>
    <w:rsid w:val="24978121"/>
    <w:rsid w:val="24C1B37E"/>
    <w:rsid w:val="24C32EEE"/>
    <w:rsid w:val="24D361BA"/>
    <w:rsid w:val="24D37DC9"/>
    <w:rsid w:val="24F80AAA"/>
    <w:rsid w:val="250865EF"/>
    <w:rsid w:val="252116AD"/>
    <w:rsid w:val="255DA979"/>
    <w:rsid w:val="2569D5F7"/>
    <w:rsid w:val="25784D31"/>
    <w:rsid w:val="257B1FCB"/>
    <w:rsid w:val="257B4972"/>
    <w:rsid w:val="257E189C"/>
    <w:rsid w:val="2593420D"/>
    <w:rsid w:val="2594C8C5"/>
    <w:rsid w:val="25A37C96"/>
    <w:rsid w:val="25C38397"/>
    <w:rsid w:val="25D6AAFC"/>
    <w:rsid w:val="25DE875B"/>
    <w:rsid w:val="25E9D489"/>
    <w:rsid w:val="25EA497E"/>
    <w:rsid w:val="25EE893E"/>
    <w:rsid w:val="25F97E4A"/>
    <w:rsid w:val="2604F7C7"/>
    <w:rsid w:val="26143D12"/>
    <w:rsid w:val="2619A3C9"/>
    <w:rsid w:val="2623922D"/>
    <w:rsid w:val="2623A3ED"/>
    <w:rsid w:val="2629BCC7"/>
    <w:rsid w:val="263EAED4"/>
    <w:rsid w:val="263F36B2"/>
    <w:rsid w:val="265B6802"/>
    <w:rsid w:val="26664BB6"/>
    <w:rsid w:val="268EDDEA"/>
    <w:rsid w:val="269D7563"/>
    <w:rsid w:val="26A6B0C3"/>
    <w:rsid w:val="26B19F7E"/>
    <w:rsid w:val="26B78C92"/>
    <w:rsid w:val="26D4939B"/>
    <w:rsid w:val="26D5DB5E"/>
    <w:rsid w:val="26D6CB22"/>
    <w:rsid w:val="26DE353C"/>
    <w:rsid w:val="26E494D8"/>
    <w:rsid w:val="26EC60FC"/>
    <w:rsid w:val="26EF06FA"/>
    <w:rsid w:val="26F28C1D"/>
    <w:rsid w:val="26F9817C"/>
    <w:rsid w:val="26FEDE26"/>
    <w:rsid w:val="271C9565"/>
    <w:rsid w:val="2720B2E3"/>
    <w:rsid w:val="2728252B"/>
    <w:rsid w:val="273535F0"/>
    <w:rsid w:val="273DAAAD"/>
    <w:rsid w:val="27464D4F"/>
    <w:rsid w:val="274845E6"/>
    <w:rsid w:val="275F8B76"/>
    <w:rsid w:val="2761506E"/>
    <w:rsid w:val="276FD737"/>
    <w:rsid w:val="27802E8F"/>
    <w:rsid w:val="278053F9"/>
    <w:rsid w:val="2784A8F2"/>
    <w:rsid w:val="278607F5"/>
    <w:rsid w:val="27860DA2"/>
    <w:rsid w:val="2787C025"/>
    <w:rsid w:val="27896017"/>
    <w:rsid w:val="2797C23F"/>
    <w:rsid w:val="27AF8B87"/>
    <w:rsid w:val="27B34430"/>
    <w:rsid w:val="27C4F893"/>
    <w:rsid w:val="27D6F44E"/>
    <w:rsid w:val="27DDFF94"/>
    <w:rsid w:val="27FDEF30"/>
    <w:rsid w:val="2816BE35"/>
    <w:rsid w:val="281D5A4A"/>
    <w:rsid w:val="28307E0A"/>
    <w:rsid w:val="2832E10B"/>
    <w:rsid w:val="2833FB4B"/>
    <w:rsid w:val="283514CE"/>
    <w:rsid w:val="28603A79"/>
    <w:rsid w:val="286FA09D"/>
    <w:rsid w:val="287D53E6"/>
    <w:rsid w:val="2892D677"/>
    <w:rsid w:val="289A847D"/>
    <w:rsid w:val="289E419E"/>
    <w:rsid w:val="28A7A730"/>
    <w:rsid w:val="28B3140A"/>
    <w:rsid w:val="28BD2770"/>
    <w:rsid w:val="28DD655D"/>
    <w:rsid w:val="28E76464"/>
    <w:rsid w:val="28EFCAF8"/>
    <w:rsid w:val="2901908B"/>
    <w:rsid w:val="2916AC9D"/>
    <w:rsid w:val="291A001E"/>
    <w:rsid w:val="29207695"/>
    <w:rsid w:val="29225D15"/>
    <w:rsid w:val="2928A5F2"/>
    <w:rsid w:val="292AF404"/>
    <w:rsid w:val="2935AD1D"/>
    <w:rsid w:val="2938C1AB"/>
    <w:rsid w:val="2948BB78"/>
    <w:rsid w:val="29525AD7"/>
    <w:rsid w:val="29647398"/>
    <w:rsid w:val="2967C7AE"/>
    <w:rsid w:val="296C1512"/>
    <w:rsid w:val="296EFB4E"/>
    <w:rsid w:val="297DBE98"/>
    <w:rsid w:val="297E9631"/>
    <w:rsid w:val="2982F5F7"/>
    <w:rsid w:val="2984B6B6"/>
    <w:rsid w:val="2985943D"/>
    <w:rsid w:val="29867079"/>
    <w:rsid w:val="298F4477"/>
    <w:rsid w:val="29906B7F"/>
    <w:rsid w:val="29927823"/>
    <w:rsid w:val="29964361"/>
    <w:rsid w:val="29987D66"/>
    <w:rsid w:val="299BEFBB"/>
    <w:rsid w:val="299FB1C1"/>
    <w:rsid w:val="29B4E834"/>
    <w:rsid w:val="29C2F4CB"/>
    <w:rsid w:val="29C6409D"/>
    <w:rsid w:val="29C6E712"/>
    <w:rsid w:val="29DFDB89"/>
    <w:rsid w:val="2A1555DC"/>
    <w:rsid w:val="2A1B9FD3"/>
    <w:rsid w:val="2A209E2D"/>
    <w:rsid w:val="2A469903"/>
    <w:rsid w:val="2A532EC2"/>
    <w:rsid w:val="2A57179F"/>
    <w:rsid w:val="2A5C641D"/>
    <w:rsid w:val="2A5F8403"/>
    <w:rsid w:val="2A628B07"/>
    <w:rsid w:val="2A8A277F"/>
    <w:rsid w:val="2A8A550C"/>
    <w:rsid w:val="2AA9A64C"/>
    <w:rsid w:val="2AB457C6"/>
    <w:rsid w:val="2ACB42A4"/>
    <w:rsid w:val="2AD02363"/>
    <w:rsid w:val="2ADDAC7E"/>
    <w:rsid w:val="2AE6C4B7"/>
    <w:rsid w:val="2AF6BC0A"/>
    <w:rsid w:val="2B1715C0"/>
    <w:rsid w:val="2B26D398"/>
    <w:rsid w:val="2B29A6F0"/>
    <w:rsid w:val="2B2E5625"/>
    <w:rsid w:val="2B3ADAC4"/>
    <w:rsid w:val="2B3BCFA6"/>
    <w:rsid w:val="2B46A13A"/>
    <w:rsid w:val="2B475E4D"/>
    <w:rsid w:val="2B527A42"/>
    <w:rsid w:val="2B633645"/>
    <w:rsid w:val="2B67BCD2"/>
    <w:rsid w:val="2B87D7BD"/>
    <w:rsid w:val="2B8C23A6"/>
    <w:rsid w:val="2B8E9582"/>
    <w:rsid w:val="2B9D4136"/>
    <w:rsid w:val="2B9DB9D5"/>
    <w:rsid w:val="2BA3E6EC"/>
    <w:rsid w:val="2BA569FB"/>
    <w:rsid w:val="2BAB4932"/>
    <w:rsid w:val="2BADCD83"/>
    <w:rsid w:val="2BB3D80C"/>
    <w:rsid w:val="2BB8B22A"/>
    <w:rsid w:val="2BD1EF65"/>
    <w:rsid w:val="2BD290B4"/>
    <w:rsid w:val="2BD347A9"/>
    <w:rsid w:val="2BDB47FE"/>
    <w:rsid w:val="2C07CD06"/>
    <w:rsid w:val="2C266DC2"/>
    <w:rsid w:val="2C28744E"/>
    <w:rsid w:val="2C2AE574"/>
    <w:rsid w:val="2C2FEE27"/>
    <w:rsid w:val="2C3281AF"/>
    <w:rsid w:val="2C470AEB"/>
    <w:rsid w:val="2C4E1F1C"/>
    <w:rsid w:val="2C550CC9"/>
    <w:rsid w:val="2C72C6D8"/>
    <w:rsid w:val="2C76DC35"/>
    <w:rsid w:val="2C7F0399"/>
    <w:rsid w:val="2C886159"/>
    <w:rsid w:val="2C8C2CCC"/>
    <w:rsid w:val="2C90B028"/>
    <w:rsid w:val="2C94001B"/>
    <w:rsid w:val="2C9EC6BA"/>
    <w:rsid w:val="2CC70345"/>
    <w:rsid w:val="2CCA0C54"/>
    <w:rsid w:val="2CD3F4C3"/>
    <w:rsid w:val="2CE893E3"/>
    <w:rsid w:val="2D055664"/>
    <w:rsid w:val="2D0F9FE2"/>
    <w:rsid w:val="2D165CBE"/>
    <w:rsid w:val="2D18F6A8"/>
    <w:rsid w:val="2D28B892"/>
    <w:rsid w:val="2D2C9CE6"/>
    <w:rsid w:val="2D332F1F"/>
    <w:rsid w:val="2D36B0F1"/>
    <w:rsid w:val="2D3D2E20"/>
    <w:rsid w:val="2D475450"/>
    <w:rsid w:val="2D4ADFC0"/>
    <w:rsid w:val="2D6816A7"/>
    <w:rsid w:val="2D7FFF1E"/>
    <w:rsid w:val="2D89D453"/>
    <w:rsid w:val="2D8BDA4C"/>
    <w:rsid w:val="2D8EC530"/>
    <w:rsid w:val="2D950812"/>
    <w:rsid w:val="2D972017"/>
    <w:rsid w:val="2D9B2AE2"/>
    <w:rsid w:val="2DC70B56"/>
    <w:rsid w:val="2DD56613"/>
    <w:rsid w:val="2DE60CC9"/>
    <w:rsid w:val="2E242A4E"/>
    <w:rsid w:val="2E24C1ED"/>
    <w:rsid w:val="2E2ADBEA"/>
    <w:rsid w:val="2E4FBED2"/>
    <w:rsid w:val="2E53C3F8"/>
    <w:rsid w:val="2E53D005"/>
    <w:rsid w:val="2E545513"/>
    <w:rsid w:val="2E626F06"/>
    <w:rsid w:val="2E665BF4"/>
    <w:rsid w:val="2E67C8CA"/>
    <w:rsid w:val="2E8864AB"/>
    <w:rsid w:val="2E8E94B3"/>
    <w:rsid w:val="2E97CECD"/>
    <w:rsid w:val="2E9C530C"/>
    <w:rsid w:val="2EBB6117"/>
    <w:rsid w:val="2EC797FF"/>
    <w:rsid w:val="2EE90330"/>
    <w:rsid w:val="2EFC7A42"/>
    <w:rsid w:val="2F080A80"/>
    <w:rsid w:val="2F0A07C9"/>
    <w:rsid w:val="2F1631A0"/>
    <w:rsid w:val="2F1D180F"/>
    <w:rsid w:val="2F1FABC1"/>
    <w:rsid w:val="2F223B8A"/>
    <w:rsid w:val="2F2AE0F6"/>
    <w:rsid w:val="2F2EDA91"/>
    <w:rsid w:val="2F2FF064"/>
    <w:rsid w:val="2F33E523"/>
    <w:rsid w:val="2F3D6A8F"/>
    <w:rsid w:val="2F97BC38"/>
    <w:rsid w:val="2F9DDBE6"/>
    <w:rsid w:val="2FA8045B"/>
    <w:rsid w:val="2FA924B3"/>
    <w:rsid w:val="2FB04107"/>
    <w:rsid w:val="2FB519B0"/>
    <w:rsid w:val="2FB90A51"/>
    <w:rsid w:val="2FD22FC2"/>
    <w:rsid w:val="2FDDC916"/>
    <w:rsid w:val="30008E93"/>
    <w:rsid w:val="300328CB"/>
    <w:rsid w:val="3005F967"/>
    <w:rsid w:val="30111E4F"/>
    <w:rsid w:val="3021AAC2"/>
    <w:rsid w:val="30277037"/>
    <w:rsid w:val="3028452F"/>
    <w:rsid w:val="302C0ADA"/>
    <w:rsid w:val="304164C7"/>
    <w:rsid w:val="3041E604"/>
    <w:rsid w:val="305A2CB8"/>
    <w:rsid w:val="3061DC8D"/>
    <w:rsid w:val="306F42D4"/>
    <w:rsid w:val="3074A2BF"/>
    <w:rsid w:val="3075E6D2"/>
    <w:rsid w:val="309405CB"/>
    <w:rsid w:val="3098505B"/>
    <w:rsid w:val="30B9FD36"/>
    <w:rsid w:val="30CB8431"/>
    <w:rsid w:val="30EB8BB3"/>
    <w:rsid w:val="30EC5D48"/>
    <w:rsid w:val="30F18E3E"/>
    <w:rsid w:val="3102A1E5"/>
    <w:rsid w:val="3103C6BF"/>
    <w:rsid w:val="310B5135"/>
    <w:rsid w:val="31127D95"/>
    <w:rsid w:val="3120A604"/>
    <w:rsid w:val="31220775"/>
    <w:rsid w:val="31222166"/>
    <w:rsid w:val="3122C20E"/>
    <w:rsid w:val="31286948"/>
    <w:rsid w:val="31311EAE"/>
    <w:rsid w:val="3139B736"/>
    <w:rsid w:val="31500AD7"/>
    <w:rsid w:val="3150947B"/>
    <w:rsid w:val="3150DA4F"/>
    <w:rsid w:val="315DAA21"/>
    <w:rsid w:val="315ECD70"/>
    <w:rsid w:val="316733EF"/>
    <w:rsid w:val="316ED707"/>
    <w:rsid w:val="317C0DE9"/>
    <w:rsid w:val="317DDBBA"/>
    <w:rsid w:val="31833F01"/>
    <w:rsid w:val="318B2C6B"/>
    <w:rsid w:val="3194AC89"/>
    <w:rsid w:val="319F94E7"/>
    <w:rsid w:val="31A20EFA"/>
    <w:rsid w:val="31B556EF"/>
    <w:rsid w:val="31B9DE48"/>
    <w:rsid w:val="31BC3C15"/>
    <w:rsid w:val="31D3BB47"/>
    <w:rsid w:val="31DDC599"/>
    <w:rsid w:val="31ECCF03"/>
    <w:rsid w:val="31FF6F1D"/>
    <w:rsid w:val="320A2D1A"/>
    <w:rsid w:val="32121A3C"/>
    <w:rsid w:val="321360FB"/>
    <w:rsid w:val="321FE59A"/>
    <w:rsid w:val="3233D89B"/>
    <w:rsid w:val="32341D4D"/>
    <w:rsid w:val="3236ED78"/>
    <w:rsid w:val="3253CFD5"/>
    <w:rsid w:val="3258EADF"/>
    <w:rsid w:val="326EB0D4"/>
    <w:rsid w:val="327329CD"/>
    <w:rsid w:val="3279238B"/>
    <w:rsid w:val="327A77D3"/>
    <w:rsid w:val="327EDA27"/>
    <w:rsid w:val="3280D636"/>
    <w:rsid w:val="3282F081"/>
    <w:rsid w:val="328A37BC"/>
    <w:rsid w:val="328F56DA"/>
    <w:rsid w:val="32908AE2"/>
    <w:rsid w:val="329567EB"/>
    <w:rsid w:val="32BA9823"/>
    <w:rsid w:val="32C7171E"/>
    <w:rsid w:val="32CA2BA7"/>
    <w:rsid w:val="32D0E80E"/>
    <w:rsid w:val="32D30239"/>
    <w:rsid w:val="32D5F4D0"/>
    <w:rsid w:val="32E0F500"/>
    <w:rsid w:val="32E88C7D"/>
    <w:rsid w:val="32ED34DB"/>
    <w:rsid w:val="32EEEB91"/>
    <w:rsid w:val="32FD5A45"/>
    <w:rsid w:val="33023462"/>
    <w:rsid w:val="3302C1A3"/>
    <w:rsid w:val="330706A1"/>
    <w:rsid w:val="33133740"/>
    <w:rsid w:val="3321D412"/>
    <w:rsid w:val="33333D80"/>
    <w:rsid w:val="3358BE1B"/>
    <w:rsid w:val="336D6E84"/>
    <w:rsid w:val="336DF0A6"/>
    <w:rsid w:val="3371A530"/>
    <w:rsid w:val="3373BFF8"/>
    <w:rsid w:val="3383729B"/>
    <w:rsid w:val="33868589"/>
    <w:rsid w:val="338BEDA2"/>
    <w:rsid w:val="338D8272"/>
    <w:rsid w:val="33959918"/>
    <w:rsid w:val="33CCD7C3"/>
    <w:rsid w:val="33E2D510"/>
    <w:rsid w:val="33E40871"/>
    <w:rsid w:val="33E7E51C"/>
    <w:rsid w:val="33F16B73"/>
    <w:rsid w:val="33F515B7"/>
    <w:rsid w:val="33F5F51A"/>
    <w:rsid w:val="3405D1A4"/>
    <w:rsid w:val="342ABA18"/>
    <w:rsid w:val="342B5C6F"/>
    <w:rsid w:val="34301F2C"/>
    <w:rsid w:val="3433C98E"/>
    <w:rsid w:val="343AFF54"/>
    <w:rsid w:val="344AB922"/>
    <w:rsid w:val="344EE273"/>
    <w:rsid w:val="344FDF95"/>
    <w:rsid w:val="34746F69"/>
    <w:rsid w:val="34806CB0"/>
    <w:rsid w:val="34868811"/>
    <w:rsid w:val="34AC536C"/>
    <w:rsid w:val="34E26EE7"/>
    <w:rsid w:val="34F13EFC"/>
    <w:rsid w:val="34F4A704"/>
    <w:rsid w:val="34FB3790"/>
    <w:rsid w:val="350599F5"/>
    <w:rsid w:val="351E87DE"/>
    <w:rsid w:val="352EE66C"/>
    <w:rsid w:val="3546B8FF"/>
    <w:rsid w:val="3549FE28"/>
    <w:rsid w:val="354C12CB"/>
    <w:rsid w:val="356728F5"/>
    <w:rsid w:val="3570B657"/>
    <w:rsid w:val="3575A965"/>
    <w:rsid w:val="35880334"/>
    <w:rsid w:val="358D4E70"/>
    <w:rsid w:val="359544F7"/>
    <w:rsid w:val="35969A0F"/>
    <w:rsid w:val="35A122C2"/>
    <w:rsid w:val="35A2BBEE"/>
    <w:rsid w:val="35AE7C54"/>
    <w:rsid w:val="35B06DB3"/>
    <w:rsid w:val="35B3565C"/>
    <w:rsid w:val="35B4506E"/>
    <w:rsid w:val="35BCED3C"/>
    <w:rsid w:val="35C00B44"/>
    <w:rsid w:val="35EA0498"/>
    <w:rsid w:val="35EC5940"/>
    <w:rsid w:val="35F5D445"/>
    <w:rsid w:val="35F64163"/>
    <w:rsid w:val="35FFE9C2"/>
    <w:rsid w:val="36009C41"/>
    <w:rsid w:val="360EE305"/>
    <w:rsid w:val="361F05AD"/>
    <w:rsid w:val="362944DC"/>
    <w:rsid w:val="362D702C"/>
    <w:rsid w:val="36341F06"/>
    <w:rsid w:val="36424FBA"/>
    <w:rsid w:val="364F92C6"/>
    <w:rsid w:val="364FB933"/>
    <w:rsid w:val="365718FC"/>
    <w:rsid w:val="3685CCF0"/>
    <w:rsid w:val="368F9018"/>
    <w:rsid w:val="3696E004"/>
    <w:rsid w:val="36A85B6B"/>
    <w:rsid w:val="36AEE242"/>
    <w:rsid w:val="36B4A036"/>
    <w:rsid w:val="36B69E87"/>
    <w:rsid w:val="36C932B7"/>
    <w:rsid w:val="36CE3BE2"/>
    <w:rsid w:val="36DAD7C1"/>
    <w:rsid w:val="36ED9D82"/>
    <w:rsid w:val="36EF766E"/>
    <w:rsid w:val="36F16719"/>
    <w:rsid w:val="36F1CDD7"/>
    <w:rsid w:val="36F51452"/>
    <w:rsid w:val="3702CDB8"/>
    <w:rsid w:val="37137278"/>
    <w:rsid w:val="37198CA3"/>
    <w:rsid w:val="3725B02A"/>
    <w:rsid w:val="37265F12"/>
    <w:rsid w:val="372A168E"/>
    <w:rsid w:val="3743B990"/>
    <w:rsid w:val="37547414"/>
    <w:rsid w:val="375A54F5"/>
    <w:rsid w:val="3766C81D"/>
    <w:rsid w:val="3767A8E7"/>
    <w:rsid w:val="3767B170"/>
    <w:rsid w:val="3774CBD5"/>
    <w:rsid w:val="37791FB6"/>
    <w:rsid w:val="377C1F91"/>
    <w:rsid w:val="3784BEBA"/>
    <w:rsid w:val="3787FBE2"/>
    <w:rsid w:val="37982A66"/>
    <w:rsid w:val="37A0EFE3"/>
    <w:rsid w:val="37A40A0A"/>
    <w:rsid w:val="37A61CC7"/>
    <w:rsid w:val="37B97A67"/>
    <w:rsid w:val="37CDB473"/>
    <w:rsid w:val="37D1B45D"/>
    <w:rsid w:val="37D5C121"/>
    <w:rsid w:val="37DF59CD"/>
    <w:rsid w:val="37EB01C0"/>
    <w:rsid w:val="37EECA41"/>
    <w:rsid w:val="37F2F0F4"/>
    <w:rsid w:val="38001811"/>
    <w:rsid w:val="38129A5C"/>
    <w:rsid w:val="381F43DE"/>
    <w:rsid w:val="382708AE"/>
    <w:rsid w:val="38289C74"/>
    <w:rsid w:val="384DC7F2"/>
    <w:rsid w:val="385C34C8"/>
    <w:rsid w:val="38622A4A"/>
    <w:rsid w:val="386CA429"/>
    <w:rsid w:val="386CAD23"/>
    <w:rsid w:val="3872272E"/>
    <w:rsid w:val="3873F4F5"/>
    <w:rsid w:val="387A90DB"/>
    <w:rsid w:val="387D6E03"/>
    <w:rsid w:val="38810193"/>
    <w:rsid w:val="388316F6"/>
    <w:rsid w:val="389528FE"/>
    <w:rsid w:val="38ADFA31"/>
    <w:rsid w:val="38BA357F"/>
    <w:rsid w:val="38BD6235"/>
    <w:rsid w:val="38D1B806"/>
    <w:rsid w:val="38D7A905"/>
    <w:rsid w:val="38D9BF5B"/>
    <w:rsid w:val="38DA2EE3"/>
    <w:rsid w:val="38DF8AEE"/>
    <w:rsid w:val="38FE8AA5"/>
    <w:rsid w:val="390193AE"/>
    <w:rsid w:val="3902608C"/>
    <w:rsid w:val="390724ED"/>
    <w:rsid w:val="390CEE2C"/>
    <w:rsid w:val="3912E823"/>
    <w:rsid w:val="3914F630"/>
    <w:rsid w:val="3915B293"/>
    <w:rsid w:val="39283500"/>
    <w:rsid w:val="3932BA31"/>
    <w:rsid w:val="39357AF1"/>
    <w:rsid w:val="393CE757"/>
    <w:rsid w:val="3958D143"/>
    <w:rsid w:val="396253CF"/>
    <w:rsid w:val="3966F483"/>
    <w:rsid w:val="39683392"/>
    <w:rsid w:val="396AC123"/>
    <w:rsid w:val="396B4A23"/>
    <w:rsid w:val="396E686B"/>
    <w:rsid w:val="39969FA9"/>
    <w:rsid w:val="399D3CFD"/>
    <w:rsid w:val="399FA15B"/>
    <w:rsid w:val="39A5E876"/>
    <w:rsid w:val="39AAEA2E"/>
    <w:rsid w:val="39B4381A"/>
    <w:rsid w:val="39B51A93"/>
    <w:rsid w:val="39B7C662"/>
    <w:rsid w:val="39CD1787"/>
    <w:rsid w:val="39DAF6A4"/>
    <w:rsid w:val="39DB9E87"/>
    <w:rsid w:val="39F546C7"/>
    <w:rsid w:val="39FE5A3A"/>
    <w:rsid w:val="3A1547D3"/>
    <w:rsid w:val="3A1AF2EC"/>
    <w:rsid w:val="3A205B8A"/>
    <w:rsid w:val="3A2631F2"/>
    <w:rsid w:val="3A28F5D6"/>
    <w:rsid w:val="3A3BD262"/>
    <w:rsid w:val="3A455074"/>
    <w:rsid w:val="3A5C2D40"/>
    <w:rsid w:val="3A718C4D"/>
    <w:rsid w:val="3A73FF74"/>
    <w:rsid w:val="3A81E0E1"/>
    <w:rsid w:val="3AA5D049"/>
    <w:rsid w:val="3AA89845"/>
    <w:rsid w:val="3AAB3D99"/>
    <w:rsid w:val="3AC2430B"/>
    <w:rsid w:val="3AC6381E"/>
    <w:rsid w:val="3AD6C546"/>
    <w:rsid w:val="3ADBB2EC"/>
    <w:rsid w:val="3AE51F5D"/>
    <w:rsid w:val="3AE7BD72"/>
    <w:rsid w:val="3AFA610A"/>
    <w:rsid w:val="3B2037CC"/>
    <w:rsid w:val="3B42B277"/>
    <w:rsid w:val="3B44A709"/>
    <w:rsid w:val="3B59283A"/>
    <w:rsid w:val="3B5A8D97"/>
    <w:rsid w:val="3B688BD6"/>
    <w:rsid w:val="3B986DB7"/>
    <w:rsid w:val="3BA036D8"/>
    <w:rsid w:val="3BB1DD7E"/>
    <w:rsid w:val="3BE1B4A5"/>
    <w:rsid w:val="3BE256FC"/>
    <w:rsid w:val="3BF11B4F"/>
    <w:rsid w:val="3BFF0646"/>
    <w:rsid w:val="3C036739"/>
    <w:rsid w:val="3C061475"/>
    <w:rsid w:val="3C071D71"/>
    <w:rsid w:val="3C0C02C8"/>
    <w:rsid w:val="3C0DABE5"/>
    <w:rsid w:val="3C1A360D"/>
    <w:rsid w:val="3C490A30"/>
    <w:rsid w:val="3C56B04B"/>
    <w:rsid w:val="3C572D69"/>
    <w:rsid w:val="3C6D1F67"/>
    <w:rsid w:val="3C85D33C"/>
    <w:rsid w:val="3CA1817C"/>
    <w:rsid w:val="3CBF080D"/>
    <w:rsid w:val="3CD25AE5"/>
    <w:rsid w:val="3CD6B9C3"/>
    <w:rsid w:val="3CEAC6FF"/>
    <w:rsid w:val="3CEF9890"/>
    <w:rsid w:val="3CFB6712"/>
    <w:rsid w:val="3D03D644"/>
    <w:rsid w:val="3D045B40"/>
    <w:rsid w:val="3D090B1C"/>
    <w:rsid w:val="3D0A691E"/>
    <w:rsid w:val="3D0D6FB9"/>
    <w:rsid w:val="3D106816"/>
    <w:rsid w:val="3D14C65A"/>
    <w:rsid w:val="3D3CE0F6"/>
    <w:rsid w:val="3D3E23D8"/>
    <w:rsid w:val="3D4CB83F"/>
    <w:rsid w:val="3D57ED7F"/>
    <w:rsid w:val="3D63422B"/>
    <w:rsid w:val="3D659AAB"/>
    <w:rsid w:val="3D6778FB"/>
    <w:rsid w:val="3D6965EE"/>
    <w:rsid w:val="3D6CBC72"/>
    <w:rsid w:val="3D70A8C7"/>
    <w:rsid w:val="3D7617E5"/>
    <w:rsid w:val="3D7E3BA3"/>
    <w:rsid w:val="3D822DAD"/>
    <w:rsid w:val="3D89999A"/>
    <w:rsid w:val="3D970B15"/>
    <w:rsid w:val="3D9B4C87"/>
    <w:rsid w:val="3DA26238"/>
    <w:rsid w:val="3DB13133"/>
    <w:rsid w:val="3DB79A13"/>
    <w:rsid w:val="3DBA4A55"/>
    <w:rsid w:val="3DC6E9DB"/>
    <w:rsid w:val="3DD914CF"/>
    <w:rsid w:val="3DF1F061"/>
    <w:rsid w:val="3E00DF35"/>
    <w:rsid w:val="3E0B7209"/>
    <w:rsid w:val="3E10D3E2"/>
    <w:rsid w:val="3E316139"/>
    <w:rsid w:val="3E33BD08"/>
    <w:rsid w:val="3E3EA912"/>
    <w:rsid w:val="3E4635CB"/>
    <w:rsid w:val="3E46AD92"/>
    <w:rsid w:val="3E4EF95A"/>
    <w:rsid w:val="3E5122B3"/>
    <w:rsid w:val="3E6478AD"/>
    <w:rsid w:val="3E6AA697"/>
    <w:rsid w:val="3E717BD5"/>
    <w:rsid w:val="3E759FD0"/>
    <w:rsid w:val="3E7C59E5"/>
    <w:rsid w:val="3E8BEFE2"/>
    <w:rsid w:val="3E95EB6C"/>
    <w:rsid w:val="3E973119"/>
    <w:rsid w:val="3EB1AD14"/>
    <w:rsid w:val="3EC1BD0D"/>
    <w:rsid w:val="3EC9AF21"/>
    <w:rsid w:val="3ECAF6B8"/>
    <w:rsid w:val="3ECC566B"/>
    <w:rsid w:val="3EDD686C"/>
    <w:rsid w:val="3EE3FE7E"/>
    <w:rsid w:val="3EE9DF14"/>
    <w:rsid w:val="3EEF2D33"/>
    <w:rsid w:val="3EEF6980"/>
    <w:rsid w:val="3F00732A"/>
    <w:rsid w:val="3F3FA4AA"/>
    <w:rsid w:val="3F3FE88E"/>
    <w:rsid w:val="3F520E6B"/>
    <w:rsid w:val="3F57E120"/>
    <w:rsid w:val="3F5AF4B2"/>
    <w:rsid w:val="3F671957"/>
    <w:rsid w:val="3F7398A9"/>
    <w:rsid w:val="3F746D0F"/>
    <w:rsid w:val="3F9262E3"/>
    <w:rsid w:val="3F9551ED"/>
    <w:rsid w:val="3FA08E92"/>
    <w:rsid w:val="3FAF060B"/>
    <w:rsid w:val="3FAF2F1E"/>
    <w:rsid w:val="3FB671B8"/>
    <w:rsid w:val="3FBB0E77"/>
    <w:rsid w:val="3FCD427C"/>
    <w:rsid w:val="3FCD795D"/>
    <w:rsid w:val="3FD6081B"/>
    <w:rsid w:val="3FE1A0F7"/>
    <w:rsid w:val="3FEBC2A5"/>
    <w:rsid w:val="3FEDBBFC"/>
    <w:rsid w:val="3FF426AC"/>
    <w:rsid w:val="3FF4E047"/>
    <w:rsid w:val="40010AFE"/>
    <w:rsid w:val="4011387C"/>
    <w:rsid w:val="40135622"/>
    <w:rsid w:val="401B2EE3"/>
    <w:rsid w:val="4024ACC2"/>
    <w:rsid w:val="40528E03"/>
    <w:rsid w:val="4057FC4E"/>
    <w:rsid w:val="40731B0D"/>
    <w:rsid w:val="407732CF"/>
    <w:rsid w:val="407B4C14"/>
    <w:rsid w:val="409A2909"/>
    <w:rsid w:val="409F57AD"/>
    <w:rsid w:val="40A80CF8"/>
    <w:rsid w:val="40ACFAA3"/>
    <w:rsid w:val="40AE2140"/>
    <w:rsid w:val="40B16129"/>
    <w:rsid w:val="40B72B3D"/>
    <w:rsid w:val="40C4DD8E"/>
    <w:rsid w:val="40CAFF76"/>
    <w:rsid w:val="40D4930A"/>
    <w:rsid w:val="40D4EF4C"/>
    <w:rsid w:val="40E18ECD"/>
    <w:rsid w:val="40E697E5"/>
    <w:rsid w:val="40E8FA1C"/>
    <w:rsid w:val="40EA2EE2"/>
    <w:rsid w:val="40EB42AA"/>
    <w:rsid w:val="40ED2FBD"/>
    <w:rsid w:val="4110011A"/>
    <w:rsid w:val="41318340"/>
    <w:rsid w:val="4142D8CF"/>
    <w:rsid w:val="41457C98"/>
    <w:rsid w:val="414ECE00"/>
    <w:rsid w:val="4156FD32"/>
    <w:rsid w:val="41572C97"/>
    <w:rsid w:val="4161698A"/>
    <w:rsid w:val="4173374A"/>
    <w:rsid w:val="417E3375"/>
    <w:rsid w:val="4181B071"/>
    <w:rsid w:val="41902EF5"/>
    <w:rsid w:val="419D1182"/>
    <w:rsid w:val="41A36013"/>
    <w:rsid w:val="41A3E550"/>
    <w:rsid w:val="41A4A5F0"/>
    <w:rsid w:val="41B634B1"/>
    <w:rsid w:val="41B8DD3D"/>
    <w:rsid w:val="41C01CC0"/>
    <w:rsid w:val="41C22DBE"/>
    <w:rsid w:val="41CF2CE2"/>
    <w:rsid w:val="41EB8B8E"/>
    <w:rsid w:val="41EE89D4"/>
    <w:rsid w:val="41FD0BB0"/>
    <w:rsid w:val="420F59BA"/>
    <w:rsid w:val="42183648"/>
    <w:rsid w:val="4228D5C1"/>
    <w:rsid w:val="424AEF59"/>
    <w:rsid w:val="424B2A13"/>
    <w:rsid w:val="4252FDB0"/>
    <w:rsid w:val="4258E250"/>
    <w:rsid w:val="425C0B3F"/>
    <w:rsid w:val="425FB481"/>
    <w:rsid w:val="426CFD17"/>
    <w:rsid w:val="4275656B"/>
    <w:rsid w:val="4282DA39"/>
    <w:rsid w:val="4294D29B"/>
    <w:rsid w:val="42996686"/>
    <w:rsid w:val="4299C915"/>
    <w:rsid w:val="42AC8F9C"/>
    <w:rsid w:val="42B4859B"/>
    <w:rsid w:val="42BA4AB3"/>
    <w:rsid w:val="42D7FE53"/>
    <w:rsid w:val="42DE95A0"/>
    <w:rsid w:val="42DF0FBC"/>
    <w:rsid w:val="42E7264D"/>
    <w:rsid w:val="42F3E11E"/>
    <w:rsid w:val="43059F03"/>
    <w:rsid w:val="4318E3B2"/>
    <w:rsid w:val="4323F5F9"/>
    <w:rsid w:val="43290B40"/>
    <w:rsid w:val="43369198"/>
    <w:rsid w:val="434AC28F"/>
    <w:rsid w:val="435F54AF"/>
    <w:rsid w:val="43681B25"/>
    <w:rsid w:val="4379B033"/>
    <w:rsid w:val="437A9DF1"/>
    <w:rsid w:val="4383A86A"/>
    <w:rsid w:val="438B3FFC"/>
    <w:rsid w:val="43A14ECD"/>
    <w:rsid w:val="43BC9964"/>
    <w:rsid w:val="43DA50C2"/>
    <w:rsid w:val="43DFCF70"/>
    <w:rsid w:val="43EB8DC4"/>
    <w:rsid w:val="43F80CA1"/>
    <w:rsid w:val="43FBFF7D"/>
    <w:rsid w:val="43FF0EAE"/>
    <w:rsid w:val="4406DFA6"/>
    <w:rsid w:val="4430769D"/>
    <w:rsid w:val="443A10D2"/>
    <w:rsid w:val="4465DA6C"/>
    <w:rsid w:val="4477C922"/>
    <w:rsid w:val="4491D755"/>
    <w:rsid w:val="44A99508"/>
    <w:rsid w:val="44AEC8B5"/>
    <w:rsid w:val="44CDA4AE"/>
    <w:rsid w:val="44D0D1BE"/>
    <w:rsid w:val="44DB2E5F"/>
    <w:rsid w:val="44E1C3D7"/>
    <w:rsid w:val="44F228E8"/>
    <w:rsid w:val="44F4A46B"/>
    <w:rsid w:val="44FC98F7"/>
    <w:rsid w:val="44FD8D6A"/>
    <w:rsid w:val="45003BE4"/>
    <w:rsid w:val="4500FAFD"/>
    <w:rsid w:val="45141E3D"/>
    <w:rsid w:val="45198331"/>
    <w:rsid w:val="456C85C0"/>
    <w:rsid w:val="456E1678"/>
    <w:rsid w:val="45745911"/>
    <w:rsid w:val="4578EED0"/>
    <w:rsid w:val="459211FD"/>
    <w:rsid w:val="459F745C"/>
    <w:rsid w:val="45A446E4"/>
    <w:rsid w:val="45AAE832"/>
    <w:rsid w:val="45BCB48F"/>
    <w:rsid w:val="45D158E4"/>
    <w:rsid w:val="45DAE08D"/>
    <w:rsid w:val="45E6D4D2"/>
    <w:rsid w:val="45F0DCB3"/>
    <w:rsid w:val="45F68550"/>
    <w:rsid w:val="460C2314"/>
    <w:rsid w:val="460D8548"/>
    <w:rsid w:val="46321930"/>
    <w:rsid w:val="4633CFFF"/>
    <w:rsid w:val="463FF750"/>
    <w:rsid w:val="4650BE3E"/>
    <w:rsid w:val="46553AF6"/>
    <w:rsid w:val="4657D06D"/>
    <w:rsid w:val="46626322"/>
    <w:rsid w:val="466FFA29"/>
    <w:rsid w:val="467187EA"/>
    <w:rsid w:val="46760215"/>
    <w:rsid w:val="4679752F"/>
    <w:rsid w:val="46A1F014"/>
    <w:rsid w:val="46A8AF79"/>
    <w:rsid w:val="46B498E9"/>
    <w:rsid w:val="46B9B49D"/>
    <w:rsid w:val="46DB68B2"/>
    <w:rsid w:val="46E7CA48"/>
    <w:rsid w:val="46F2194C"/>
    <w:rsid w:val="46FA68B1"/>
    <w:rsid w:val="470A53B1"/>
    <w:rsid w:val="470AEAFA"/>
    <w:rsid w:val="47183DA8"/>
    <w:rsid w:val="4727CA6F"/>
    <w:rsid w:val="472D3FFD"/>
    <w:rsid w:val="472FD0B9"/>
    <w:rsid w:val="47378312"/>
    <w:rsid w:val="4740E90E"/>
    <w:rsid w:val="47495646"/>
    <w:rsid w:val="474EB608"/>
    <w:rsid w:val="47573A9E"/>
    <w:rsid w:val="475981F5"/>
    <w:rsid w:val="475F4122"/>
    <w:rsid w:val="476A7844"/>
    <w:rsid w:val="477A0653"/>
    <w:rsid w:val="47868CE9"/>
    <w:rsid w:val="4786DE16"/>
    <w:rsid w:val="478A5983"/>
    <w:rsid w:val="479172C3"/>
    <w:rsid w:val="47993BA9"/>
    <w:rsid w:val="479DDEAF"/>
    <w:rsid w:val="47ABA744"/>
    <w:rsid w:val="47AE831F"/>
    <w:rsid w:val="47B06B59"/>
    <w:rsid w:val="47B45691"/>
    <w:rsid w:val="47BD6823"/>
    <w:rsid w:val="47C9A8DC"/>
    <w:rsid w:val="47D8BB45"/>
    <w:rsid w:val="47DE672D"/>
    <w:rsid w:val="47F37134"/>
    <w:rsid w:val="47F5D29D"/>
    <w:rsid w:val="47FD4B55"/>
    <w:rsid w:val="48025D13"/>
    <w:rsid w:val="480760D6"/>
    <w:rsid w:val="480BB235"/>
    <w:rsid w:val="481F8225"/>
    <w:rsid w:val="48335AB4"/>
    <w:rsid w:val="4839AF48"/>
    <w:rsid w:val="483C5598"/>
    <w:rsid w:val="484073C7"/>
    <w:rsid w:val="48409DE0"/>
    <w:rsid w:val="48684396"/>
    <w:rsid w:val="48710FC0"/>
    <w:rsid w:val="48919515"/>
    <w:rsid w:val="4897FD89"/>
    <w:rsid w:val="4898F87B"/>
    <w:rsid w:val="48C2CD2E"/>
    <w:rsid w:val="48CCA8D0"/>
    <w:rsid w:val="48D4E4D7"/>
    <w:rsid w:val="48E58D8E"/>
    <w:rsid w:val="48EE109B"/>
    <w:rsid w:val="48F134C3"/>
    <w:rsid w:val="48F15D4F"/>
    <w:rsid w:val="49035843"/>
    <w:rsid w:val="49170467"/>
    <w:rsid w:val="4918E61F"/>
    <w:rsid w:val="49250E38"/>
    <w:rsid w:val="49372FD2"/>
    <w:rsid w:val="4948117F"/>
    <w:rsid w:val="494AF467"/>
    <w:rsid w:val="4950D4BF"/>
    <w:rsid w:val="4956B9BF"/>
    <w:rsid w:val="4958363F"/>
    <w:rsid w:val="49583C72"/>
    <w:rsid w:val="4966C80C"/>
    <w:rsid w:val="496EC2A6"/>
    <w:rsid w:val="4973BFFB"/>
    <w:rsid w:val="49768360"/>
    <w:rsid w:val="49783DFE"/>
    <w:rsid w:val="497CE897"/>
    <w:rsid w:val="497EE47F"/>
    <w:rsid w:val="4989E30A"/>
    <w:rsid w:val="49A3C1BD"/>
    <w:rsid w:val="49B2F9E9"/>
    <w:rsid w:val="49BA5C56"/>
    <w:rsid w:val="49CBC245"/>
    <w:rsid w:val="49E62C13"/>
    <w:rsid w:val="4A03F63D"/>
    <w:rsid w:val="4A0FD2CE"/>
    <w:rsid w:val="4A11EC90"/>
    <w:rsid w:val="4A170AD2"/>
    <w:rsid w:val="4A1C6616"/>
    <w:rsid w:val="4A32BCB9"/>
    <w:rsid w:val="4A3A6223"/>
    <w:rsid w:val="4A3FB444"/>
    <w:rsid w:val="4A48D49D"/>
    <w:rsid w:val="4A4CD192"/>
    <w:rsid w:val="4A4D7BC6"/>
    <w:rsid w:val="4A5E594C"/>
    <w:rsid w:val="4A5F685F"/>
    <w:rsid w:val="4A60057E"/>
    <w:rsid w:val="4A758E54"/>
    <w:rsid w:val="4A7639AF"/>
    <w:rsid w:val="4AA4B7AB"/>
    <w:rsid w:val="4AAD8B89"/>
    <w:rsid w:val="4AC79734"/>
    <w:rsid w:val="4ADE8555"/>
    <w:rsid w:val="4AE0BC22"/>
    <w:rsid w:val="4AF2739F"/>
    <w:rsid w:val="4AF88015"/>
    <w:rsid w:val="4AFA71E9"/>
    <w:rsid w:val="4B0299BC"/>
    <w:rsid w:val="4B236BB3"/>
    <w:rsid w:val="4B2CBCE3"/>
    <w:rsid w:val="4B33EC14"/>
    <w:rsid w:val="4B3523FE"/>
    <w:rsid w:val="4B368074"/>
    <w:rsid w:val="4B397814"/>
    <w:rsid w:val="4B4A64A5"/>
    <w:rsid w:val="4B4F3C5F"/>
    <w:rsid w:val="4B4FCB16"/>
    <w:rsid w:val="4B5F9D94"/>
    <w:rsid w:val="4B634257"/>
    <w:rsid w:val="4B64031D"/>
    <w:rsid w:val="4B81BD7E"/>
    <w:rsid w:val="4B898FEE"/>
    <w:rsid w:val="4BAE9C6B"/>
    <w:rsid w:val="4BB43118"/>
    <w:rsid w:val="4BBAABB3"/>
    <w:rsid w:val="4BBE0232"/>
    <w:rsid w:val="4BC3F863"/>
    <w:rsid w:val="4BD10129"/>
    <w:rsid w:val="4BDEBA72"/>
    <w:rsid w:val="4BE8888E"/>
    <w:rsid w:val="4BF9E4CD"/>
    <w:rsid w:val="4C10AD71"/>
    <w:rsid w:val="4C13D1A4"/>
    <w:rsid w:val="4C14A07E"/>
    <w:rsid w:val="4C1CD30C"/>
    <w:rsid w:val="4C3E596E"/>
    <w:rsid w:val="4C4244BD"/>
    <w:rsid w:val="4C4409EA"/>
    <w:rsid w:val="4C4AA156"/>
    <w:rsid w:val="4C5636E8"/>
    <w:rsid w:val="4C5655D6"/>
    <w:rsid w:val="4C7D1EFD"/>
    <w:rsid w:val="4C8AB0C8"/>
    <w:rsid w:val="4CC101A7"/>
    <w:rsid w:val="4CCA0BDF"/>
    <w:rsid w:val="4CE2268A"/>
    <w:rsid w:val="4CEF0FCD"/>
    <w:rsid w:val="4CEF49A2"/>
    <w:rsid w:val="4D07609F"/>
    <w:rsid w:val="4D0A39A2"/>
    <w:rsid w:val="4D0DB0BD"/>
    <w:rsid w:val="4D1CF057"/>
    <w:rsid w:val="4D320EE1"/>
    <w:rsid w:val="4D36AA27"/>
    <w:rsid w:val="4D594BB0"/>
    <w:rsid w:val="4D5BA228"/>
    <w:rsid w:val="4D6454FF"/>
    <w:rsid w:val="4D6A9B44"/>
    <w:rsid w:val="4D7CD79F"/>
    <w:rsid w:val="4D7E5EEB"/>
    <w:rsid w:val="4D87A960"/>
    <w:rsid w:val="4D87CAF2"/>
    <w:rsid w:val="4D894F5E"/>
    <w:rsid w:val="4D8BA9E9"/>
    <w:rsid w:val="4D91535C"/>
    <w:rsid w:val="4D995CA4"/>
    <w:rsid w:val="4D9F6860"/>
    <w:rsid w:val="4DA17ECE"/>
    <w:rsid w:val="4DA56B51"/>
    <w:rsid w:val="4DB59AE9"/>
    <w:rsid w:val="4DC4F857"/>
    <w:rsid w:val="4DCA8E97"/>
    <w:rsid w:val="4DD133A5"/>
    <w:rsid w:val="4DDD165F"/>
    <w:rsid w:val="4DE06776"/>
    <w:rsid w:val="4DEFACEE"/>
    <w:rsid w:val="4DF6B7B0"/>
    <w:rsid w:val="4E1A714B"/>
    <w:rsid w:val="4E1D146E"/>
    <w:rsid w:val="4E1D3BD6"/>
    <w:rsid w:val="4E2C8B7B"/>
    <w:rsid w:val="4E336B40"/>
    <w:rsid w:val="4E387694"/>
    <w:rsid w:val="4E400689"/>
    <w:rsid w:val="4E49D30F"/>
    <w:rsid w:val="4E5293E5"/>
    <w:rsid w:val="4E6A3706"/>
    <w:rsid w:val="4E738941"/>
    <w:rsid w:val="4E74ADB9"/>
    <w:rsid w:val="4E8F13B2"/>
    <w:rsid w:val="4E8F6344"/>
    <w:rsid w:val="4E97DFB5"/>
    <w:rsid w:val="4E9893F5"/>
    <w:rsid w:val="4EC46BC5"/>
    <w:rsid w:val="4EE7CC96"/>
    <w:rsid w:val="4EFC8B1C"/>
    <w:rsid w:val="4EFDF0C2"/>
    <w:rsid w:val="4F2AE790"/>
    <w:rsid w:val="4F2F45EA"/>
    <w:rsid w:val="4F3C5DCC"/>
    <w:rsid w:val="4F48CD76"/>
    <w:rsid w:val="4F4E29A3"/>
    <w:rsid w:val="4F50A58A"/>
    <w:rsid w:val="4F52E421"/>
    <w:rsid w:val="4F5AC707"/>
    <w:rsid w:val="4F645BA6"/>
    <w:rsid w:val="4F741214"/>
    <w:rsid w:val="4F7F263C"/>
    <w:rsid w:val="4F8479CA"/>
    <w:rsid w:val="4F8864BB"/>
    <w:rsid w:val="4F887DAC"/>
    <w:rsid w:val="4F8A7D73"/>
    <w:rsid w:val="4F8ED99D"/>
    <w:rsid w:val="4F8EF423"/>
    <w:rsid w:val="4F94BE50"/>
    <w:rsid w:val="4F9D0C09"/>
    <w:rsid w:val="4FB9E625"/>
    <w:rsid w:val="4FBB3FFE"/>
    <w:rsid w:val="4FBEE7B2"/>
    <w:rsid w:val="4FBF895E"/>
    <w:rsid w:val="4FEF9A48"/>
    <w:rsid w:val="500BC403"/>
    <w:rsid w:val="500EA840"/>
    <w:rsid w:val="501E0AE4"/>
    <w:rsid w:val="502217E1"/>
    <w:rsid w:val="5025B7F8"/>
    <w:rsid w:val="502824A9"/>
    <w:rsid w:val="50351265"/>
    <w:rsid w:val="503D0A1F"/>
    <w:rsid w:val="50484E32"/>
    <w:rsid w:val="50492F76"/>
    <w:rsid w:val="505C6A20"/>
    <w:rsid w:val="50723AFF"/>
    <w:rsid w:val="50759DE5"/>
    <w:rsid w:val="507634C5"/>
    <w:rsid w:val="508228BB"/>
    <w:rsid w:val="50877A53"/>
    <w:rsid w:val="5089D327"/>
    <w:rsid w:val="508C8A59"/>
    <w:rsid w:val="50B8C857"/>
    <w:rsid w:val="50BB3A8E"/>
    <w:rsid w:val="50BDF88D"/>
    <w:rsid w:val="50BEFEC5"/>
    <w:rsid w:val="50D4280D"/>
    <w:rsid w:val="50E00341"/>
    <w:rsid w:val="50EB2E9F"/>
    <w:rsid w:val="50FB36D6"/>
    <w:rsid w:val="5105069E"/>
    <w:rsid w:val="51059C0C"/>
    <w:rsid w:val="511EAA04"/>
    <w:rsid w:val="51219AC3"/>
    <w:rsid w:val="512AFAAF"/>
    <w:rsid w:val="5133133E"/>
    <w:rsid w:val="514D80EB"/>
    <w:rsid w:val="51516799"/>
    <w:rsid w:val="5162324F"/>
    <w:rsid w:val="516C65E3"/>
    <w:rsid w:val="5181B14E"/>
    <w:rsid w:val="518D4B31"/>
    <w:rsid w:val="519BA9AE"/>
    <w:rsid w:val="519F04EE"/>
    <w:rsid w:val="51A5C56C"/>
    <w:rsid w:val="51C7E261"/>
    <w:rsid w:val="51E0E6E6"/>
    <w:rsid w:val="51E60DC2"/>
    <w:rsid w:val="51EACB7A"/>
    <w:rsid w:val="51F7A55B"/>
    <w:rsid w:val="5205587D"/>
    <w:rsid w:val="520646A3"/>
    <w:rsid w:val="5216A6BE"/>
    <w:rsid w:val="522E0B18"/>
    <w:rsid w:val="5230E3D2"/>
    <w:rsid w:val="5233F9D2"/>
    <w:rsid w:val="523981CF"/>
    <w:rsid w:val="5239A087"/>
    <w:rsid w:val="52454D24"/>
    <w:rsid w:val="525C3567"/>
    <w:rsid w:val="52682844"/>
    <w:rsid w:val="526E1077"/>
    <w:rsid w:val="5284BFE3"/>
    <w:rsid w:val="5285921B"/>
    <w:rsid w:val="52B792F3"/>
    <w:rsid w:val="52C403FF"/>
    <w:rsid w:val="52D0C323"/>
    <w:rsid w:val="52D66242"/>
    <w:rsid w:val="52F7EBF3"/>
    <w:rsid w:val="52FAEF64"/>
    <w:rsid w:val="52FD8132"/>
    <w:rsid w:val="53202C7E"/>
    <w:rsid w:val="5335716A"/>
    <w:rsid w:val="534E1F12"/>
    <w:rsid w:val="536B6154"/>
    <w:rsid w:val="537446C6"/>
    <w:rsid w:val="538C5C7D"/>
    <w:rsid w:val="53978B3E"/>
    <w:rsid w:val="539D430D"/>
    <w:rsid w:val="539D5A1B"/>
    <w:rsid w:val="53A7E8ED"/>
    <w:rsid w:val="53BF7AC0"/>
    <w:rsid w:val="53C368BC"/>
    <w:rsid w:val="53C80A91"/>
    <w:rsid w:val="53D7240D"/>
    <w:rsid w:val="53DDBFC9"/>
    <w:rsid w:val="53E667B3"/>
    <w:rsid w:val="53E8862B"/>
    <w:rsid w:val="53E8C205"/>
    <w:rsid w:val="54100E16"/>
    <w:rsid w:val="5411881D"/>
    <w:rsid w:val="542BF119"/>
    <w:rsid w:val="5438B570"/>
    <w:rsid w:val="54464C6A"/>
    <w:rsid w:val="544C4779"/>
    <w:rsid w:val="544FA870"/>
    <w:rsid w:val="54662A96"/>
    <w:rsid w:val="54729B97"/>
    <w:rsid w:val="54894238"/>
    <w:rsid w:val="54916CC5"/>
    <w:rsid w:val="549442A1"/>
    <w:rsid w:val="5494700C"/>
    <w:rsid w:val="54BD900E"/>
    <w:rsid w:val="54CA865B"/>
    <w:rsid w:val="54CFD259"/>
    <w:rsid w:val="54F43D1F"/>
    <w:rsid w:val="54F78534"/>
    <w:rsid w:val="54F8EC1D"/>
    <w:rsid w:val="55017073"/>
    <w:rsid w:val="550810B2"/>
    <w:rsid w:val="55088C20"/>
    <w:rsid w:val="550F82AD"/>
    <w:rsid w:val="55164994"/>
    <w:rsid w:val="5518B60C"/>
    <w:rsid w:val="551A88CA"/>
    <w:rsid w:val="551E6A71"/>
    <w:rsid w:val="5522DF88"/>
    <w:rsid w:val="552CC652"/>
    <w:rsid w:val="55343CC3"/>
    <w:rsid w:val="553D6E17"/>
    <w:rsid w:val="5543C476"/>
    <w:rsid w:val="55440874"/>
    <w:rsid w:val="554C1E6E"/>
    <w:rsid w:val="555063B4"/>
    <w:rsid w:val="555B23D7"/>
    <w:rsid w:val="555DC2B2"/>
    <w:rsid w:val="556C67FD"/>
    <w:rsid w:val="5587676F"/>
    <w:rsid w:val="5596DC4D"/>
    <w:rsid w:val="559AD306"/>
    <w:rsid w:val="55A4209D"/>
    <w:rsid w:val="55A699A7"/>
    <w:rsid w:val="55ACB7ED"/>
    <w:rsid w:val="55B138B4"/>
    <w:rsid w:val="55C4E806"/>
    <w:rsid w:val="55D65FDF"/>
    <w:rsid w:val="55E688A0"/>
    <w:rsid w:val="5628CB74"/>
    <w:rsid w:val="562CCD83"/>
    <w:rsid w:val="563EDE25"/>
    <w:rsid w:val="5640824B"/>
    <w:rsid w:val="5643BCA1"/>
    <w:rsid w:val="564982AF"/>
    <w:rsid w:val="5656C1A8"/>
    <w:rsid w:val="5672FEF4"/>
    <w:rsid w:val="5676AAEE"/>
    <w:rsid w:val="568C7BBC"/>
    <w:rsid w:val="56914A6C"/>
    <w:rsid w:val="5692DC40"/>
    <w:rsid w:val="569772C0"/>
    <w:rsid w:val="56A027A2"/>
    <w:rsid w:val="56A31FF7"/>
    <w:rsid w:val="56A3629E"/>
    <w:rsid w:val="56A6129E"/>
    <w:rsid w:val="56A987E2"/>
    <w:rsid w:val="56BA4D32"/>
    <w:rsid w:val="56D48F03"/>
    <w:rsid w:val="56D682C6"/>
    <w:rsid w:val="57020CC3"/>
    <w:rsid w:val="5707E4C2"/>
    <w:rsid w:val="570CF337"/>
    <w:rsid w:val="5713A1D8"/>
    <w:rsid w:val="5713CC4B"/>
    <w:rsid w:val="5717CE16"/>
    <w:rsid w:val="572098EA"/>
    <w:rsid w:val="57216F6D"/>
    <w:rsid w:val="5724F4F3"/>
    <w:rsid w:val="572EFCC0"/>
    <w:rsid w:val="5733BF9C"/>
    <w:rsid w:val="5740DF73"/>
    <w:rsid w:val="575E73C7"/>
    <w:rsid w:val="5774685B"/>
    <w:rsid w:val="5781190F"/>
    <w:rsid w:val="5793A4F4"/>
    <w:rsid w:val="579CE1AA"/>
    <w:rsid w:val="579E7CE0"/>
    <w:rsid w:val="57A3EBB9"/>
    <w:rsid w:val="57AE7CDA"/>
    <w:rsid w:val="57B8D5B4"/>
    <w:rsid w:val="57BF365F"/>
    <w:rsid w:val="57D06A18"/>
    <w:rsid w:val="57D54EFE"/>
    <w:rsid w:val="57DD75E1"/>
    <w:rsid w:val="57E29CB3"/>
    <w:rsid w:val="57EC1401"/>
    <w:rsid w:val="57F413E8"/>
    <w:rsid w:val="5810E6CA"/>
    <w:rsid w:val="582A2D10"/>
    <w:rsid w:val="582F0CE7"/>
    <w:rsid w:val="5830DCD0"/>
    <w:rsid w:val="58390BA4"/>
    <w:rsid w:val="58472213"/>
    <w:rsid w:val="5862C1A5"/>
    <w:rsid w:val="58656CC5"/>
    <w:rsid w:val="586B3294"/>
    <w:rsid w:val="586D19C6"/>
    <w:rsid w:val="58734645"/>
    <w:rsid w:val="5876F503"/>
    <w:rsid w:val="58825110"/>
    <w:rsid w:val="58890AB9"/>
    <w:rsid w:val="588B7970"/>
    <w:rsid w:val="58A4CEA2"/>
    <w:rsid w:val="58A61086"/>
    <w:rsid w:val="58B9CC8A"/>
    <w:rsid w:val="58CD4512"/>
    <w:rsid w:val="58D04717"/>
    <w:rsid w:val="58E3EC98"/>
    <w:rsid w:val="58E463DA"/>
    <w:rsid w:val="58FA02A4"/>
    <w:rsid w:val="590959A0"/>
    <w:rsid w:val="590BD517"/>
    <w:rsid w:val="590FE5D2"/>
    <w:rsid w:val="59123E6F"/>
    <w:rsid w:val="592436B3"/>
    <w:rsid w:val="593C00BE"/>
    <w:rsid w:val="593EADB9"/>
    <w:rsid w:val="594390C4"/>
    <w:rsid w:val="5953A617"/>
    <w:rsid w:val="59543A83"/>
    <w:rsid w:val="5957671F"/>
    <w:rsid w:val="59619683"/>
    <w:rsid w:val="598A3633"/>
    <w:rsid w:val="598C1D03"/>
    <w:rsid w:val="5993B1CC"/>
    <w:rsid w:val="59B0B30D"/>
    <w:rsid w:val="59B21202"/>
    <w:rsid w:val="59CA076B"/>
    <w:rsid w:val="59D78B32"/>
    <w:rsid w:val="59E1273E"/>
    <w:rsid w:val="59F5C9A0"/>
    <w:rsid w:val="59FAD672"/>
    <w:rsid w:val="5A12E544"/>
    <w:rsid w:val="5A16FD40"/>
    <w:rsid w:val="5A28F7DC"/>
    <w:rsid w:val="5A34C721"/>
    <w:rsid w:val="5A3C6098"/>
    <w:rsid w:val="5A4B775A"/>
    <w:rsid w:val="5A4C8BF9"/>
    <w:rsid w:val="5A7F9A15"/>
    <w:rsid w:val="5A87F281"/>
    <w:rsid w:val="5AA4DF49"/>
    <w:rsid w:val="5AA62568"/>
    <w:rsid w:val="5AC1449B"/>
    <w:rsid w:val="5AC258F8"/>
    <w:rsid w:val="5AD07BD4"/>
    <w:rsid w:val="5AD5EC2B"/>
    <w:rsid w:val="5AD8C7A9"/>
    <w:rsid w:val="5AE694DD"/>
    <w:rsid w:val="5AED74F3"/>
    <w:rsid w:val="5AEE6435"/>
    <w:rsid w:val="5AF0F144"/>
    <w:rsid w:val="5AF843EE"/>
    <w:rsid w:val="5B162679"/>
    <w:rsid w:val="5B306836"/>
    <w:rsid w:val="5B3C7BED"/>
    <w:rsid w:val="5B3CE859"/>
    <w:rsid w:val="5B573E2E"/>
    <w:rsid w:val="5B69A275"/>
    <w:rsid w:val="5B70EF1C"/>
    <w:rsid w:val="5B87501D"/>
    <w:rsid w:val="5B88D1C9"/>
    <w:rsid w:val="5B8D4DD6"/>
    <w:rsid w:val="5B91AD51"/>
    <w:rsid w:val="5B932AB0"/>
    <w:rsid w:val="5B9EA460"/>
    <w:rsid w:val="5BA0D13B"/>
    <w:rsid w:val="5BB34509"/>
    <w:rsid w:val="5BB60DB3"/>
    <w:rsid w:val="5BC66F88"/>
    <w:rsid w:val="5BCD7CB8"/>
    <w:rsid w:val="5BDEFD1E"/>
    <w:rsid w:val="5BE11A01"/>
    <w:rsid w:val="5BEB16C2"/>
    <w:rsid w:val="5BFB8740"/>
    <w:rsid w:val="5C0FD834"/>
    <w:rsid w:val="5C4A0C47"/>
    <w:rsid w:val="5C526EFE"/>
    <w:rsid w:val="5C55B921"/>
    <w:rsid w:val="5C55FD2F"/>
    <w:rsid w:val="5C58C672"/>
    <w:rsid w:val="5C6B16C8"/>
    <w:rsid w:val="5C772C10"/>
    <w:rsid w:val="5C79D9F6"/>
    <w:rsid w:val="5C7A45E5"/>
    <w:rsid w:val="5C815FD9"/>
    <w:rsid w:val="5C867E81"/>
    <w:rsid w:val="5C8FBED0"/>
    <w:rsid w:val="5C93892D"/>
    <w:rsid w:val="5CA54AE8"/>
    <w:rsid w:val="5CB57DE1"/>
    <w:rsid w:val="5CBC5B55"/>
    <w:rsid w:val="5CCF8862"/>
    <w:rsid w:val="5CDF8FC0"/>
    <w:rsid w:val="5CF1690C"/>
    <w:rsid w:val="5CF4934C"/>
    <w:rsid w:val="5CF94CF8"/>
    <w:rsid w:val="5D02D455"/>
    <w:rsid w:val="5D064123"/>
    <w:rsid w:val="5D26D398"/>
    <w:rsid w:val="5D363451"/>
    <w:rsid w:val="5D5F76E6"/>
    <w:rsid w:val="5D6900CC"/>
    <w:rsid w:val="5D6B6FAC"/>
    <w:rsid w:val="5D6BD9B1"/>
    <w:rsid w:val="5D73D218"/>
    <w:rsid w:val="5D79CFF4"/>
    <w:rsid w:val="5D8A1D4C"/>
    <w:rsid w:val="5D92BACD"/>
    <w:rsid w:val="5DA1CF98"/>
    <w:rsid w:val="5DA4AFCC"/>
    <w:rsid w:val="5DBD8E68"/>
    <w:rsid w:val="5DBF0EB2"/>
    <w:rsid w:val="5DC3FB43"/>
    <w:rsid w:val="5DC408EF"/>
    <w:rsid w:val="5DC48EAC"/>
    <w:rsid w:val="5DDD6FEC"/>
    <w:rsid w:val="5DED3F66"/>
    <w:rsid w:val="5DFCC8C9"/>
    <w:rsid w:val="5DFD9239"/>
    <w:rsid w:val="5E03CB50"/>
    <w:rsid w:val="5E0526EC"/>
    <w:rsid w:val="5E125B56"/>
    <w:rsid w:val="5E19A07F"/>
    <w:rsid w:val="5E1ACD9B"/>
    <w:rsid w:val="5E224FBE"/>
    <w:rsid w:val="5E4B9ABE"/>
    <w:rsid w:val="5E71220C"/>
    <w:rsid w:val="5E747C09"/>
    <w:rsid w:val="5E7F3162"/>
    <w:rsid w:val="5E80F9DF"/>
    <w:rsid w:val="5E846265"/>
    <w:rsid w:val="5E8CD7CC"/>
    <w:rsid w:val="5E9D8165"/>
    <w:rsid w:val="5E9DC8AD"/>
    <w:rsid w:val="5EA62866"/>
    <w:rsid w:val="5EB5DAC5"/>
    <w:rsid w:val="5EBEAFB7"/>
    <w:rsid w:val="5EC00F64"/>
    <w:rsid w:val="5ECBE799"/>
    <w:rsid w:val="5EE4A3AD"/>
    <w:rsid w:val="5EFF5B20"/>
    <w:rsid w:val="5F08E31E"/>
    <w:rsid w:val="5F0AD23A"/>
    <w:rsid w:val="5F0F11E3"/>
    <w:rsid w:val="5F1F1D88"/>
    <w:rsid w:val="5F232E35"/>
    <w:rsid w:val="5F291800"/>
    <w:rsid w:val="5F3C4EFD"/>
    <w:rsid w:val="5F4C7947"/>
    <w:rsid w:val="5F57B2E4"/>
    <w:rsid w:val="5F5EB91D"/>
    <w:rsid w:val="5F5F2F8A"/>
    <w:rsid w:val="5F62A330"/>
    <w:rsid w:val="5F755B02"/>
    <w:rsid w:val="5F781462"/>
    <w:rsid w:val="5F862D7B"/>
    <w:rsid w:val="5F91AF60"/>
    <w:rsid w:val="5F91CDB3"/>
    <w:rsid w:val="5F94EECC"/>
    <w:rsid w:val="5F9C5423"/>
    <w:rsid w:val="5FAACFDE"/>
    <w:rsid w:val="5FAB93E2"/>
    <w:rsid w:val="5FB11187"/>
    <w:rsid w:val="5FC7832C"/>
    <w:rsid w:val="5FD21901"/>
    <w:rsid w:val="5FD24EFD"/>
    <w:rsid w:val="5FE0A513"/>
    <w:rsid w:val="6016F15D"/>
    <w:rsid w:val="601994A1"/>
    <w:rsid w:val="60258B9C"/>
    <w:rsid w:val="60341167"/>
    <w:rsid w:val="6037F85A"/>
    <w:rsid w:val="6039AC78"/>
    <w:rsid w:val="6040A6D2"/>
    <w:rsid w:val="6042E430"/>
    <w:rsid w:val="6043B4B0"/>
    <w:rsid w:val="6060D293"/>
    <w:rsid w:val="6064EBA3"/>
    <w:rsid w:val="60676243"/>
    <w:rsid w:val="6070A1EF"/>
    <w:rsid w:val="60A97E0C"/>
    <w:rsid w:val="60B44233"/>
    <w:rsid w:val="60D78896"/>
    <w:rsid w:val="60D8B11E"/>
    <w:rsid w:val="60D93DAB"/>
    <w:rsid w:val="60DE2112"/>
    <w:rsid w:val="60FD6A05"/>
    <w:rsid w:val="6104E7F4"/>
    <w:rsid w:val="610D3471"/>
    <w:rsid w:val="61146190"/>
    <w:rsid w:val="61147C19"/>
    <w:rsid w:val="611DC83E"/>
    <w:rsid w:val="612FCEAD"/>
    <w:rsid w:val="613ACBF8"/>
    <w:rsid w:val="615525B4"/>
    <w:rsid w:val="615A9728"/>
    <w:rsid w:val="615F3238"/>
    <w:rsid w:val="6165F506"/>
    <w:rsid w:val="61875BD5"/>
    <w:rsid w:val="619C4F08"/>
    <w:rsid w:val="61ACF579"/>
    <w:rsid w:val="61B55ACA"/>
    <w:rsid w:val="61C3068F"/>
    <w:rsid w:val="61CD1EAC"/>
    <w:rsid w:val="61EFDEA3"/>
    <w:rsid w:val="61FFD9FD"/>
    <w:rsid w:val="620F5522"/>
    <w:rsid w:val="620FE832"/>
    <w:rsid w:val="62269E79"/>
    <w:rsid w:val="624CFF5E"/>
    <w:rsid w:val="625994D5"/>
    <w:rsid w:val="625C85CE"/>
    <w:rsid w:val="6261BDC6"/>
    <w:rsid w:val="62638563"/>
    <w:rsid w:val="626C47B1"/>
    <w:rsid w:val="627548F7"/>
    <w:rsid w:val="62833D82"/>
    <w:rsid w:val="628651BF"/>
    <w:rsid w:val="628F6AB2"/>
    <w:rsid w:val="629D710E"/>
    <w:rsid w:val="62A7EC6E"/>
    <w:rsid w:val="62AB7EB3"/>
    <w:rsid w:val="62ABB4FD"/>
    <w:rsid w:val="62CF8F39"/>
    <w:rsid w:val="62D8AFF1"/>
    <w:rsid w:val="62DE121D"/>
    <w:rsid w:val="62E19771"/>
    <w:rsid w:val="62E4C101"/>
    <w:rsid w:val="62E8E6B7"/>
    <w:rsid w:val="63005C7A"/>
    <w:rsid w:val="631173FB"/>
    <w:rsid w:val="631CE0C8"/>
    <w:rsid w:val="632ACF65"/>
    <w:rsid w:val="63576831"/>
    <w:rsid w:val="6365AB48"/>
    <w:rsid w:val="6367888B"/>
    <w:rsid w:val="636A31EB"/>
    <w:rsid w:val="637AAC65"/>
    <w:rsid w:val="6390F4A0"/>
    <w:rsid w:val="639E4798"/>
    <w:rsid w:val="63A359AE"/>
    <w:rsid w:val="63AA86CF"/>
    <w:rsid w:val="63ADAC74"/>
    <w:rsid w:val="63AEEC97"/>
    <w:rsid w:val="63B30EDA"/>
    <w:rsid w:val="63B6FA6F"/>
    <w:rsid w:val="63BF0701"/>
    <w:rsid w:val="63D27DC8"/>
    <w:rsid w:val="63E02278"/>
    <w:rsid w:val="63EAD25D"/>
    <w:rsid w:val="63F67FF5"/>
    <w:rsid w:val="63FE8B18"/>
    <w:rsid w:val="640496EB"/>
    <w:rsid w:val="64193FB4"/>
    <w:rsid w:val="642C13DB"/>
    <w:rsid w:val="64380C41"/>
    <w:rsid w:val="6455D9BC"/>
    <w:rsid w:val="645E245C"/>
    <w:rsid w:val="6464B1A4"/>
    <w:rsid w:val="64789E00"/>
    <w:rsid w:val="647D92EE"/>
    <w:rsid w:val="6482D725"/>
    <w:rsid w:val="649C78F1"/>
    <w:rsid w:val="64A5E41E"/>
    <w:rsid w:val="64D0DFCF"/>
    <w:rsid w:val="64E15875"/>
    <w:rsid w:val="64F376A6"/>
    <w:rsid w:val="64F7B923"/>
    <w:rsid w:val="650255BD"/>
    <w:rsid w:val="65139A25"/>
    <w:rsid w:val="65219950"/>
    <w:rsid w:val="6521FCB8"/>
    <w:rsid w:val="6526FDA7"/>
    <w:rsid w:val="6533DFA4"/>
    <w:rsid w:val="6534530A"/>
    <w:rsid w:val="654A8FB7"/>
    <w:rsid w:val="65567E36"/>
    <w:rsid w:val="6564A120"/>
    <w:rsid w:val="65718A0C"/>
    <w:rsid w:val="6574583A"/>
    <w:rsid w:val="6574A2D7"/>
    <w:rsid w:val="658579D2"/>
    <w:rsid w:val="658EE9D9"/>
    <w:rsid w:val="658F5ABE"/>
    <w:rsid w:val="6597A31C"/>
    <w:rsid w:val="659E6D52"/>
    <w:rsid w:val="65A74E40"/>
    <w:rsid w:val="65B4DD9E"/>
    <w:rsid w:val="65B67E56"/>
    <w:rsid w:val="65BF5890"/>
    <w:rsid w:val="65CC8B39"/>
    <w:rsid w:val="65DD3368"/>
    <w:rsid w:val="65E5A66C"/>
    <w:rsid w:val="65EF1D07"/>
    <w:rsid w:val="65F2249D"/>
    <w:rsid w:val="65F411C7"/>
    <w:rsid w:val="65FA6172"/>
    <w:rsid w:val="65FB5123"/>
    <w:rsid w:val="660A02FC"/>
    <w:rsid w:val="6613F468"/>
    <w:rsid w:val="66245B5D"/>
    <w:rsid w:val="66254A72"/>
    <w:rsid w:val="66259558"/>
    <w:rsid w:val="66267254"/>
    <w:rsid w:val="662AA8A5"/>
    <w:rsid w:val="66498419"/>
    <w:rsid w:val="665898CD"/>
    <w:rsid w:val="666CE9A3"/>
    <w:rsid w:val="669A6FF7"/>
    <w:rsid w:val="669E07BE"/>
    <w:rsid w:val="66AE359B"/>
    <w:rsid w:val="66AE9234"/>
    <w:rsid w:val="66C21F1D"/>
    <w:rsid w:val="66CACEEA"/>
    <w:rsid w:val="66CAF402"/>
    <w:rsid w:val="66CE2771"/>
    <w:rsid w:val="66D4A0B9"/>
    <w:rsid w:val="66F3A357"/>
    <w:rsid w:val="66FB6D35"/>
    <w:rsid w:val="670D94F8"/>
    <w:rsid w:val="6722E774"/>
    <w:rsid w:val="672BB981"/>
    <w:rsid w:val="6733EB3E"/>
    <w:rsid w:val="673555B4"/>
    <w:rsid w:val="673DBBE0"/>
    <w:rsid w:val="6750B0C6"/>
    <w:rsid w:val="6752C4DB"/>
    <w:rsid w:val="6768DF36"/>
    <w:rsid w:val="677298E9"/>
    <w:rsid w:val="677AE804"/>
    <w:rsid w:val="6794E367"/>
    <w:rsid w:val="6798636E"/>
    <w:rsid w:val="67A60DF4"/>
    <w:rsid w:val="67A6DA70"/>
    <w:rsid w:val="67C2C6F7"/>
    <w:rsid w:val="67D37258"/>
    <w:rsid w:val="67DFC4F9"/>
    <w:rsid w:val="67E14A33"/>
    <w:rsid w:val="67E46DC0"/>
    <w:rsid w:val="67E9F5B1"/>
    <w:rsid w:val="67F2B446"/>
    <w:rsid w:val="68000E72"/>
    <w:rsid w:val="6811FAF5"/>
    <w:rsid w:val="681C44E0"/>
    <w:rsid w:val="68220E61"/>
    <w:rsid w:val="68228081"/>
    <w:rsid w:val="68345B35"/>
    <w:rsid w:val="683C44EB"/>
    <w:rsid w:val="684189E0"/>
    <w:rsid w:val="68420BAD"/>
    <w:rsid w:val="6848BA8C"/>
    <w:rsid w:val="685BE63E"/>
    <w:rsid w:val="68796E57"/>
    <w:rsid w:val="6883E312"/>
    <w:rsid w:val="68915F43"/>
    <w:rsid w:val="68AFEB84"/>
    <w:rsid w:val="68C40579"/>
    <w:rsid w:val="68CAE4B9"/>
    <w:rsid w:val="68DEED49"/>
    <w:rsid w:val="68E674E7"/>
    <w:rsid w:val="690B8174"/>
    <w:rsid w:val="6915755B"/>
    <w:rsid w:val="6929EDB9"/>
    <w:rsid w:val="692D0C58"/>
    <w:rsid w:val="692FC8B9"/>
    <w:rsid w:val="69346299"/>
    <w:rsid w:val="6940229E"/>
    <w:rsid w:val="6944CF6B"/>
    <w:rsid w:val="6950C0A1"/>
    <w:rsid w:val="6958272F"/>
    <w:rsid w:val="695CC64C"/>
    <w:rsid w:val="69604D85"/>
    <w:rsid w:val="697CCBF1"/>
    <w:rsid w:val="6985241D"/>
    <w:rsid w:val="69964B12"/>
    <w:rsid w:val="699D9997"/>
    <w:rsid w:val="69A527B6"/>
    <w:rsid w:val="69ADD3F2"/>
    <w:rsid w:val="69AF2FB1"/>
    <w:rsid w:val="69B92A57"/>
    <w:rsid w:val="69C1D69F"/>
    <w:rsid w:val="69C58370"/>
    <w:rsid w:val="69FE715A"/>
    <w:rsid w:val="6A073742"/>
    <w:rsid w:val="6A08D5AC"/>
    <w:rsid w:val="6A0A4A8F"/>
    <w:rsid w:val="6A15A019"/>
    <w:rsid w:val="6A2BCEE0"/>
    <w:rsid w:val="6A33A8A3"/>
    <w:rsid w:val="6A3FD887"/>
    <w:rsid w:val="6A422431"/>
    <w:rsid w:val="6A451461"/>
    <w:rsid w:val="6A45E063"/>
    <w:rsid w:val="6A519124"/>
    <w:rsid w:val="6A59C35D"/>
    <w:rsid w:val="6A72DF8B"/>
    <w:rsid w:val="6A8303A1"/>
    <w:rsid w:val="6A8E84A3"/>
    <w:rsid w:val="6AA5EDA7"/>
    <w:rsid w:val="6AB12F10"/>
    <w:rsid w:val="6AB43DE6"/>
    <w:rsid w:val="6AB89CC2"/>
    <w:rsid w:val="6ABC9F87"/>
    <w:rsid w:val="6ACA58DC"/>
    <w:rsid w:val="6ACE7C81"/>
    <w:rsid w:val="6AD0A30E"/>
    <w:rsid w:val="6ADE4BE0"/>
    <w:rsid w:val="6AE7A95F"/>
    <w:rsid w:val="6AEB21A4"/>
    <w:rsid w:val="6AEB5DA3"/>
    <w:rsid w:val="6B005BAB"/>
    <w:rsid w:val="6B038386"/>
    <w:rsid w:val="6B188BE8"/>
    <w:rsid w:val="6B1B8E95"/>
    <w:rsid w:val="6B25D5FB"/>
    <w:rsid w:val="6B365E06"/>
    <w:rsid w:val="6B3A6B42"/>
    <w:rsid w:val="6B5043D7"/>
    <w:rsid w:val="6B61E82A"/>
    <w:rsid w:val="6B6DFACC"/>
    <w:rsid w:val="6B6E89FB"/>
    <w:rsid w:val="6B7FBDA6"/>
    <w:rsid w:val="6B859640"/>
    <w:rsid w:val="6B9E1618"/>
    <w:rsid w:val="6BABC314"/>
    <w:rsid w:val="6BB034BE"/>
    <w:rsid w:val="6BB71E6A"/>
    <w:rsid w:val="6BBDD302"/>
    <w:rsid w:val="6BBE07DF"/>
    <w:rsid w:val="6BBEE28A"/>
    <w:rsid w:val="6BBFCA81"/>
    <w:rsid w:val="6BE2C5C3"/>
    <w:rsid w:val="6BEDA7E3"/>
    <w:rsid w:val="6C0CECC4"/>
    <w:rsid w:val="6C12FDF2"/>
    <w:rsid w:val="6C1BEE3E"/>
    <w:rsid w:val="6C524586"/>
    <w:rsid w:val="6C57A318"/>
    <w:rsid w:val="6C5B43F9"/>
    <w:rsid w:val="6C5F0F9A"/>
    <w:rsid w:val="6C983B65"/>
    <w:rsid w:val="6C98E6B9"/>
    <w:rsid w:val="6CA2202A"/>
    <w:rsid w:val="6CA586FD"/>
    <w:rsid w:val="6CA7827C"/>
    <w:rsid w:val="6CBCD17D"/>
    <w:rsid w:val="6CC1D755"/>
    <w:rsid w:val="6CD48AF1"/>
    <w:rsid w:val="6CDD2061"/>
    <w:rsid w:val="6CE31919"/>
    <w:rsid w:val="6CE6B513"/>
    <w:rsid w:val="6CFED5AF"/>
    <w:rsid w:val="6CFF7D02"/>
    <w:rsid w:val="6D1922F2"/>
    <w:rsid w:val="6D217543"/>
    <w:rsid w:val="6D279655"/>
    <w:rsid w:val="6D3947CE"/>
    <w:rsid w:val="6D3E325A"/>
    <w:rsid w:val="6D4222BE"/>
    <w:rsid w:val="6D51ECA4"/>
    <w:rsid w:val="6D5E5A18"/>
    <w:rsid w:val="6D67273E"/>
    <w:rsid w:val="6D779862"/>
    <w:rsid w:val="6D7F1EAD"/>
    <w:rsid w:val="6D94ACC5"/>
    <w:rsid w:val="6D94F8A8"/>
    <w:rsid w:val="6DBDFE26"/>
    <w:rsid w:val="6DD311F2"/>
    <w:rsid w:val="6DEA0597"/>
    <w:rsid w:val="6E106D7C"/>
    <w:rsid w:val="6E238F45"/>
    <w:rsid w:val="6E26DC6F"/>
    <w:rsid w:val="6E2A83DD"/>
    <w:rsid w:val="6E2EE777"/>
    <w:rsid w:val="6E36F046"/>
    <w:rsid w:val="6E3A6C05"/>
    <w:rsid w:val="6E3F6DAA"/>
    <w:rsid w:val="6E40DC1B"/>
    <w:rsid w:val="6E4EAB98"/>
    <w:rsid w:val="6E697AFE"/>
    <w:rsid w:val="6E6D0E18"/>
    <w:rsid w:val="6E770BD7"/>
    <w:rsid w:val="6E84E756"/>
    <w:rsid w:val="6E8F7DA2"/>
    <w:rsid w:val="6EA24FCE"/>
    <w:rsid w:val="6EA28948"/>
    <w:rsid w:val="6EA3F0BA"/>
    <w:rsid w:val="6EA5CA48"/>
    <w:rsid w:val="6EA6A523"/>
    <w:rsid w:val="6EB7C568"/>
    <w:rsid w:val="6EC3C3B5"/>
    <w:rsid w:val="6EC518A4"/>
    <w:rsid w:val="6EC8C5F2"/>
    <w:rsid w:val="6EF908B7"/>
    <w:rsid w:val="6EFE5597"/>
    <w:rsid w:val="6F127460"/>
    <w:rsid w:val="6F1F087F"/>
    <w:rsid w:val="6F34469C"/>
    <w:rsid w:val="6F35261B"/>
    <w:rsid w:val="6F455D97"/>
    <w:rsid w:val="6F4B4F58"/>
    <w:rsid w:val="6F643290"/>
    <w:rsid w:val="6F693192"/>
    <w:rsid w:val="6F695ED1"/>
    <w:rsid w:val="6F931F2B"/>
    <w:rsid w:val="6FA38476"/>
    <w:rsid w:val="6FB113FC"/>
    <w:rsid w:val="6FCAB6D0"/>
    <w:rsid w:val="6FDD07B7"/>
    <w:rsid w:val="6FE32A99"/>
    <w:rsid w:val="6FE840CC"/>
    <w:rsid w:val="6FF315FF"/>
    <w:rsid w:val="6FF994B1"/>
    <w:rsid w:val="700F9745"/>
    <w:rsid w:val="7019A708"/>
    <w:rsid w:val="701A0E7D"/>
    <w:rsid w:val="701F6308"/>
    <w:rsid w:val="70244E9F"/>
    <w:rsid w:val="7027A5B3"/>
    <w:rsid w:val="703E652F"/>
    <w:rsid w:val="70723A39"/>
    <w:rsid w:val="7073C8F6"/>
    <w:rsid w:val="7082B405"/>
    <w:rsid w:val="708FB089"/>
    <w:rsid w:val="7092C9BA"/>
    <w:rsid w:val="7098C3D0"/>
    <w:rsid w:val="70A30CB7"/>
    <w:rsid w:val="70BA9724"/>
    <w:rsid w:val="70BF52F2"/>
    <w:rsid w:val="70CE00AC"/>
    <w:rsid w:val="70DECD0F"/>
    <w:rsid w:val="70E0D082"/>
    <w:rsid w:val="70EB2C57"/>
    <w:rsid w:val="70EF2708"/>
    <w:rsid w:val="70FADCC0"/>
    <w:rsid w:val="714B0449"/>
    <w:rsid w:val="718706F4"/>
    <w:rsid w:val="718722F7"/>
    <w:rsid w:val="719949FF"/>
    <w:rsid w:val="71A8E2DD"/>
    <w:rsid w:val="71B26E71"/>
    <w:rsid w:val="71DC2259"/>
    <w:rsid w:val="71ECA4B5"/>
    <w:rsid w:val="71ECA9B8"/>
    <w:rsid w:val="71F15CD0"/>
    <w:rsid w:val="71FFC57B"/>
    <w:rsid w:val="7206A0CE"/>
    <w:rsid w:val="720A5C52"/>
    <w:rsid w:val="7216B556"/>
    <w:rsid w:val="721B5332"/>
    <w:rsid w:val="7226C2A8"/>
    <w:rsid w:val="7227BEE4"/>
    <w:rsid w:val="722F1B75"/>
    <w:rsid w:val="7237C6AD"/>
    <w:rsid w:val="7238EA76"/>
    <w:rsid w:val="7239A09E"/>
    <w:rsid w:val="72443839"/>
    <w:rsid w:val="725113FD"/>
    <w:rsid w:val="7255E0EE"/>
    <w:rsid w:val="725604CB"/>
    <w:rsid w:val="728CFC3B"/>
    <w:rsid w:val="728EABC5"/>
    <w:rsid w:val="72975738"/>
    <w:rsid w:val="72C359D2"/>
    <w:rsid w:val="72DCD3DC"/>
    <w:rsid w:val="72DE9361"/>
    <w:rsid w:val="72E23FD5"/>
    <w:rsid w:val="72E8C56F"/>
    <w:rsid w:val="730CA3CD"/>
    <w:rsid w:val="7311F8E6"/>
    <w:rsid w:val="73139721"/>
    <w:rsid w:val="73181CEF"/>
    <w:rsid w:val="73234993"/>
    <w:rsid w:val="733EB4BB"/>
    <w:rsid w:val="734DC187"/>
    <w:rsid w:val="73504914"/>
    <w:rsid w:val="7351F220"/>
    <w:rsid w:val="735C82FD"/>
    <w:rsid w:val="7370508E"/>
    <w:rsid w:val="73795945"/>
    <w:rsid w:val="73844D5F"/>
    <w:rsid w:val="738A3318"/>
    <w:rsid w:val="73AA8A00"/>
    <w:rsid w:val="73C78A96"/>
    <w:rsid w:val="73CBFEB5"/>
    <w:rsid w:val="73D5C063"/>
    <w:rsid w:val="73D7E03A"/>
    <w:rsid w:val="73DBCDDD"/>
    <w:rsid w:val="73DEE3E3"/>
    <w:rsid w:val="73EC404D"/>
    <w:rsid w:val="73EF9434"/>
    <w:rsid w:val="74078D1E"/>
    <w:rsid w:val="740EA16F"/>
    <w:rsid w:val="741C3521"/>
    <w:rsid w:val="742293C1"/>
    <w:rsid w:val="74242ED8"/>
    <w:rsid w:val="7424CC04"/>
    <w:rsid w:val="74345D20"/>
    <w:rsid w:val="743EBF31"/>
    <w:rsid w:val="7449E066"/>
    <w:rsid w:val="745054E1"/>
    <w:rsid w:val="746F6CB0"/>
    <w:rsid w:val="7471EFB5"/>
    <w:rsid w:val="74725A44"/>
    <w:rsid w:val="747BD8E1"/>
    <w:rsid w:val="7487BFFF"/>
    <w:rsid w:val="74A8AA6D"/>
    <w:rsid w:val="74C2A99A"/>
    <w:rsid w:val="74D657C4"/>
    <w:rsid w:val="74DDB88B"/>
    <w:rsid w:val="74DEB294"/>
    <w:rsid w:val="74E5A0BE"/>
    <w:rsid w:val="74F14072"/>
    <w:rsid w:val="750A609D"/>
    <w:rsid w:val="7519EED7"/>
    <w:rsid w:val="752D80B3"/>
    <w:rsid w:val="75303E5A"/>
    <w:rsid w:val="75434670"/>
    <w:rsid w:val="7544A4F7"/>
    <w:rsid w:val="75531622"/>
    <w:rsid w:val="75541B84"/>
    <w:rsid w:val="7568B868"/>
    <w:rsid w:val="7581331B"/>
    <w:rsid w:val="7582CA18"/>
    <w:rsid w:val="758479F8"/>
    <w:rsid w:val="7588CF4C"/>
    <w:rsid w:val="75A9B74D"/>
    <w:rsid w:val="75B5A902"/>
    <w:rsid w:val="75C9A477"/>
    <w:rsid w:val="75D6C562"/>
    <w:rsid w:val="75E51444"/>
    <w:rsid w:val="75ED9A42"/>
    <w:rsid w:val="75F51B5F"/>
    <w:rsid w:val="7603C017"/>
    <w:rsid w:val="760BDE7E"/>
    <w:rsid w:val="760DD4B4"/>
    <w:rsid w:val="76209D9F"/>
    <w:rsid w:val="7626FE4C"/>
    <w:rsid w:val="763203C2"/>
    <w:rsid w:val="7635B2A9"/>
    <w:rsid w:val="7660B16F"/>
    <w:rsid w:val="766FD431"/>
    <w:rsid w:val="7682F835"/>
    <w:rsid w:val="76856337"/>
    <w:rsid w:val="76861C7D"/>
    <w:rsid w:val="768AD8C5"/>
    <w:rsid w:val="7694F586"/>
    <w:rsid w:val="7696F09D"/>
    <w:rsid w:val="769CA211"/>
    <w:rsid w:val="76A3C7DC"/>
    <w:rsid w:val="76A94F45"/>
    <w:rsid w:val="76AAE637"/>
    <w:rsid w:val="76B53B15"/>
    <w:rsid w:val="76CDB0BA"/>
    <w:rsid w:val="76CDFB93"/>
    <w:rsid w:val="76F430C1"/>
    <w:rsid w:val="770A5C01"/>
    <w:rsid w:val="772ED467"/>
    <w:rsid w:val="773E36B0"/>
    <w:rsid w:val="773E8135"/>
    <w:rsid w:val="77434666"/>
    <w:rsid w:val="77438F18"/>
    <w:rsid w:val="7743BB21"/>
    <w:rsid w:val="775E1557"/>
    <w:rsid w:val="7764D707"/>
    <w:rsid w:val="77764DA6"/>
    <w:rsid w:val="7780D825"/>
    <w:rsid w:val="7793247B"/>
    <w:rsid w:val="779B95A7"/>
    <w:rsid w:val="779FD92E"/>
    <w:rsid w:val="77A785D7"/>
    <w:rsid w:val="77AC34B0"/>
    <w:rsid w:val="77B7DF97"/>
    <w:rsid w:val="77B9E9E1"/>
    <w:rsid w:val="77BABFB5"/>
    <w:rsid w:val="77BB693D"/>
    <w:rsid w:val="77BDDD3C"/>
    <w:rsid w:val="77D11491"/>
    <w:rsid w:val="77E13AD2"/>
    <w:rsid w:val="77E27554"/>
    <w:rsid w:val="77E9CC03"/>
    <w:rsid w:val="77F392B3"/>
    <w:rsid w:val="77FB449A"/>
    <w:rsid w:val="77FE5BB6"/>
    <w:rsid w:val="78046298"/>
    <w:rsid w:val="7808445A"/>
    <w:rsid w:val="780BC2EB"/>
    <w:rsid w:val="7815E62B"/>
    <w:rsid w:val="78380DC1"/>
    <w:rsid w:val="783A4D05"/>
    <w:rsid w:val="783F529A"/>
    <w:rsid w:val="7847BF1C"/>
    <w:rsid w:val="78529FF3"/>
    <w:rsid w:val="78557696"/>
    <w:rsid w:val="785B6D68"/>
    <w:rsid w:val="786E2723"/>
    <w:rsid w:val="7872FD1E"/>
    <w:rsid w:val="787C2798"/>
    <w:rsid w:val="789D0B6B"/>
    <w:rsid w:val="789E91D3"/>
    <w:rsid w:val="789EF9E9"/>
    <w:rsid w:val="78A06F5F"/>
    <w:rsid w:val="78A4B33E"/>
    <w:rsid w:val="78AD3AE5"/>
    <w:rsid w:val="78B7F2CD"/>
    <w:rsid w:val="78C38334"/>
    <w:rsid w:val="78C3B954"/>
    <w:rsid w:val="78C7C286"/>
    <w:rsid w:val="78CF32A2"/>
    <w:rsid w:val="78D6D860"/>
    <w:rsid w:val="78E07660"/>
    <w:rsid w:val="78F1FDDD"/>
    <w:rsid w:val="78F50576"/>
    <w:rsid w:val="79093656"/>
    <w:rsid w:val="791AABAF"/>
    <w:rsid w:val="791E2840"/>
    <w:rsid w:val="792B139A"/>
    <w:rsid w:val="793BC398"/>
    <w:rsid w:val="79485427"/>
    <w:rsid w:val="794D909F"/>
    <w:rsid w:val="7969335A"/>
    <w:rsid w:val="79831350"/>
    <w:rsid w:val="798F30B9"/>
    <w:rsid w:val="79967010"/>
    <w:rsid w:val="79A457D5"/>
    <w:rsid w:val="79BF513E"/>
    <w:rsid w:val="79BFFE8D"/>
    <w:rsid w:val="79C655E4"/>
    <w:rsid w:val="79C766D9"/>
    <w:rsid w:val="79DACCD9"/>
    <w:rsid w:val="79E558AC"/>
    <w:rsid w:val="7A06A052"/>
    <w:rsid w:val="7A2C4416"/>
    <w:rsid w:val="7A3B24F1"/>
    <w:rsid w:val="7A4504BA"/>
    <w:rsid w:val="7A4B47B0"/>
    <w:rsid w:val="7A523588"/>
    <w:rsid w:val="7A530E95"/>
    <w:rsid w:val="7A5D0D62"/>
    <w:rsid w:val="7A7E0DE9"/>
    <w:rsid w:val="7A826F35"/>
    <w:rsid w:val="7A87E16D"/>
    <w:rsid w:val="7A982E5F"/>
    <w:rsid w:val="7AABFA7B"/>
    <w:rsid w:val="7AB11CE9"/>
    <w:rsid w:val="7AB3DA12"/>
    <w:rsid w:val="7AC0C002"/>
    <w:rsid w:val="7AC230FA"/>
    <w:rsid w:val="7AC3667C"/>
    <w:rsid w:val="7AC55D59"/>
    <w:rsid w:val="7ACFCD26"/>
    <w:rsid w:val="7AD4EE34"/>
    <w:rsid w:val="7AE416DB"/>
    <w:rsid w:val="7AE4CA07"/>
    <w:rsid w:val="7AF2D844"/>
    <w:rsid w:val="7B087D9C"/>
    <w:rsid w:val="7B0DEEEC"/>
    <w:rsid w:val="7B31EC4F"/>
    <w:rsid w:val="7B34D2E3"/>
    <w:rsid w:val="7B3FAA46"/>
    <w:rsid w:val="7B4F30EA"/>
    <w:rsid w:val="7B545A17"/>
    <w:rsid w:val="7B5A66D4"/>
    <w:rsid w:val="7B67B4E6"/>
    <w:rsid w:val="7B67E071"/>
    <w:rsid w:val="7B69C572"/>
    <w:rsid w:val="7B6CA66E"/>
    <w:rsid w:val="7B73CA3E"/>
    <w:rsid w:val="7B79B73C"/>
    <w:rsid w:val="7B85ED60"/>
    <w:rsid w:val="7B863350"/>
    <w:rsid w:val="7B874405"/>
    <w:rsid w:val="7B8F2886"/>
    <w:rsid w:val="7B9E25BF"/>
    <w:rsid w:val="7BADA357"/>
    <w:rsid w:val="7BAF76F1"/>
    <w:rsid w:val="7BB48117"/>
    <w:rsid w:val="7BC73E96"/>
    <w:rsid w:val="7BCA6D06"/>
    <w:rsid w:val="7BCE6451"/>
    <w:rsid w:val="7BE22DBC"/>
    <w:rsid w:val="7BF8A7A9"/>
    <w:rsid w:val="7BFA8393"/>
    <w:rsid w:val="7C0AF047"/>
    <w:rsid w:val="7C0CF40F"/>
    <w:rsid w:val="7C117805"/>
    <w:rsid w:val="7C1384D9"/>
    <w:rsid w:val="7C1994FB"/>
    <w:rsid w:val="7C2A8D28"/>
    <w:rsid w:val="7C2F7E2A"/>
    <w:rsid w:val="7C38B5E1"/>
    <w:rsid w:val="7C3ACC5F"/>
    <w:rsid w:val="7C48BFF7"/>
    <w:rsid w:val="7C597371"/>
    <w:rsid w:val="7C5C1975"/>
    <w:rsid w:val="7C6342C6"/>
    <w:rsid w:val="7C64092A"/>
    <w:rsid w:val="7C775870"/>
    <w:rsid w:val="7C824069"/>
    <w:rsid w:val="7CAA5EB2"/>
    <w:rsid w:val="7CB06D8E"/>
    <w:rsid w:val="7CB3EAF2"/>
    <w:rsid w:val="7CB442DD"/>
    <w:rsid w:val="7CC2028C"/>
    <w:rsid w:val="7CC39CE1"/>
    <w:rsid w:val="7CCAB343"/>
    <w:rsid w:val="7CCE8077"/>
    <w:rsid w:val="7CCFD83A"/>
    <w:rsid w:val="7CDED953"/>
    <w:rsid w:val="7CE85010"/>
    <w:rsid w:val="7CEC4E6C"/>
    <w:rsid w:val="7CF7F648"/>
    <w:rsid w:val="7CF83D64"/>
    <w:rsid w:val="7CFAE8C1"/>
    <w:rsid w:val="7CFF6877"/>
    <w:rsid w:val="7D1C64C2"/>
    <w:rsid w:val="7D27ADE3"/>
    <w:rsid w:val="7D2B7523"/>
    <w:rsid w:val="7D2E1014"/>
    <w:rsid w:val="7D3C439C"/>
    <w:rsid w:val="7D55C1C1"/>
    <w:rsid w:val="7D576BFE"/>
    <w:rsid w:val="7D5AB240"/>
    <w:rsid w:val="7D6B0601"/>
    <w:rsid w:val="7D70D83D"/>
    <w:rsid w:val="7D7C7D81"/>
    <w:rsid w:val="7D81B04D"/>
    <w:rsid w:val="7D915587"/>
    <w:rsid w:val="7D92BF87"/>
    <w:rsid w:val="7D936AB2"/>
    <w:rsid w:val="7D99473A"/>
    <w:rsid w:val="7DA02E46"/>
    <w:rsid w:val="7DA624BF"/>
    <w:rsid w:val="7DB11FD0"/>
    <w:rsid w:val="7DB38D94"/>
    <w:rsid w:val="7DB6B8E1"/>
    <w:rsid w:val="7DB74180"/>
    <w:rsid w:val="7DC18A67"/>
    <w:rsid w:val="7DC915B5"/>
    <w:rsid w:val="7DCED0D5"/>
    <w:rsid w:val="7DD44604"/>
    <w:rsid w:val="7DE2F140"/>
    <w:rsid w:val="7DFB8BED"/>
    <w:rsid w:val="7DFE6651"/>
    <w:rsid w:val="7E20F058"/>
    <w:rsid w:val="7E24D623"/>
    <w:rsid w:val="7E27739D"/>
    <w:rsid w:val="7E28F040"/>
    <w:rsid w:val="7E356453"/>
    <w:rsid w:val="7E3DFB7C"/>
    <w:rsid w:val="7E4DE852"/>
    <w:rsid w:val="7E4F059F"/>
    <w:rsid w:val="7E5454E7"/>
    <w:rsid w:val="7E649082"/>
    <w:rsid w:val="7E6907B0"/>
    <w:rsid w:val="7E6D3D08"/>
    <w:rsid w:val="7E81CED9"/>
    <w:rsid w:val="7E822D4A"/>
    <w:rsid w:val="7E82E77C"/>
    <w:rsid w:val="7E860D69"/>
    <w:rsid w:val="7E8875B1"/>
    <w:rsid w:val="7E94DD32"/>
    <w:rsid w:val="7E963291"/>
    <w:rsid w:val="7EA0F666"/>
    <w:rsid w:val="7EABF374"/>
    <w:rsid w:val="7EAD4748"/>
    <w:rsid w:val="7EB4494B"/>
    <w:rsid w:val="7EC3DE4E"/>
    <w:rsid w:val="7EC80351"/>
    <w:rsid w:val="7EC8CD2B"/>
    <w:rsid w:val="7ED177D6"/>
    <w:rsid w:val="7EE64365"/>
    <w:rsid w:val="7F13C6D9"/>
    <w:rsid w:val="7F171F11"/>
    <w:rsid w:val="7F201443"/>
    <w:rsid w:val="7F2014C0"/>
    <w:rsid w:val="7F27DE53"/>
    <w:rsid w:val="7F29BAF8"/>
    <w:rsid w:val="7F3F956E"/>
    <w:rsid w:val="7F431AE5"/>
    <w:rsid w:val="7F45162C"/>
    <w:rsid w:val="7F5136DF"/>
    <w:rsid w:val="7F546231"/>
    <w:rsid w:val="7F5BDC87"/>
    <w:rsid w:val="7F65BA1C"/>
    <w:rsid w:val="7F7125B9"/>
    <w:rsid w:val="7F86E9F4"/>
    <w:rsid w:val="7F8D191E"/>
    <w:rsid w:val="7F9F3311"/>
    <w:rsid w:val="7FA7E30C"/>
    <w:rsid w:val="7FC4EFBF"/>
    <w:rsid w:val="7FCE1CD8"/>
    <w:rsid w:val="7FD81F28"/>
    <w:rsid w:val="7FDCCDDF"/>
    <w:rsid w:val="7FDFD2AC"/>
    <w:rsid w:val="7FF1F977"/>
    <w:rsid w:val="7FF25180"/>
    <w:rsid w:val="7FF91BF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5FA5676B"/>
  <w15:docId w15:val="{0BE29F2A-91EA-4D29-850D-27A306F7C3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hAnsi="Liberation Serif" w:eastAsia="Noto Serif CJK SC" w:cs="Noto Sans Devanagari"/>
        <w:kern w:val="2"/>
        <w:sz w:val="24"/>
        <w:szCs w:val="24"/>
        <w:lang w:val="lt-LT"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Antrat" w:customStyle="1">
    <w:name w:val="Antraštė"/>
    <w:basedOn w:val="Normal"/>
    <w:next w:val="BodyText"/>
    <w:qFormat/>
    <w:pPr>
      <w:keepNext/>
      <w:spacing w:before="240" w:after="120"/>
    </w:pPr>
    <w:rPr>
      <w:rFonts w:ascii="Liberation Sans" w:hAnsi="Liberation Sans" w:eastAsia="Noto Sans CJK SC"/>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styleId="Rodykl" w:customStyle="1">
    <w:name w:val="Rodyklė"/>
    <w:basedOn w:val="Normal"/>
    <w:qFormat/>
    <w:pPr>
      <w:suppressLineNumbers/>
    </w:pPr>
  </w:style>
  <w:style w:type="character" w:styleId="normaltextrun" w:customStyle="1">
    <w:name w:val="normaltextrun"/>
    <w:basedOn w:val="DefaultParagraphFont"/>
    <w:uiPriority w:val="1"/>
    <w:rsid w:val="3958D143"/>
    <w:rPr>
      <w:rFonts w:asciiTheme="minorHAnsi" w:hAnsiTheme="minorHAnsi" w:eastAsiaTheme="minorEastAsia" w:cstheme="minorBidi"/>
      <w:sz w:val="24"/>
      <w:szCs w:val="24"/>
    </w:rPr>
  </w:style>
  <w:style w:type="character" w:styleId="eop" w:customStyle="1">
    <w:name w:val="eop"/>
    <w:basedOn w:val="DefaultParagraphFont"/>
    <w:uiPriority w:val="1"/>
    <w:rsid w:val="3958D143"/>
    <w:rPr>
      <w:rFonts w:asciiTheme="minorHAnsi" w:hAnsiTheme="minorHAnsi" w:eastAsiaTheme="minorEastAsia" w:cstheme="minorBidi"/>
      <w:sz w:val="24"/>
      <w:szCs w:val="24"/>
    </w:rPr>
  </w:style>
  <w:style w:type="paragraph" w:styleId="paragraph" w:customStyle="1">
    <w:name w:val="paragraph"/>
    <w:basedOn w:val="Normal"/>
    <w:uiPriority w:val="1"/>
    <w:rsid w:val="3958D143"/>
    <w:pPr>
      <w:spacing w:beforeAutospacing="1" w:afterAutospacing="1"/>
    </w:pPr>
    <w:rPr>
      <w:rFonts w:asciiTheme="minorHAnsi" w:hAnsiTheme="minorHAnsi" w:eastAsiaTheme="minorEastAsia" w:cstheme="minorBidi"/>
    </w:rPr>
  </w:style>
  <w:style w:type="paragraph" w:styleId="ListParagraph">
    <w:name w:val="List Paragraph"/>
    <w:basedOn w:val="Normal"/>
    <w:uiPriority w:val="34"/>
    <w:qFormat/>
    <w:rsid w:val="3958D143"/>
    <w:pPr>
      <w:ind w:left="720"/>
      <w:contextualSpacing/>
    </w:pPr>
  </w:style>
  <w:style w:type="table" w:styleId="TableGrid">
    <w:name w:val="Table Grid"/>
    <w:basedOn w:val="TableNormal"/>
    <w:uiPriority w:val="59"/>
    <w:rsid w:val="00FB4123"/>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CommentText">
    <w:name w:val="annotation text"/>
    <w:basedOn w:val="Normal"/>
    <w:link w:val="CommentTextChar"/>
    <w:uiPriority w:val="99"/>
    <w:semiHidden/>
    <w:unhideWhenUsed/>
    <w:rPr>
      <w:rFonts w:cs="Mangal"/>
      <w:sz w:val="20"/>
      <w:szCs w:val="18"/>
    </w:rPr>
  </w:style>
  <w:style w:type="character" w:styleId="CommentTextChar" w:customStyle="1">
    <w:name w:val="Comment Text Char"/>
    <w:basedOn w:val="DefaultParagraphFont"/>
    <w:link w:val="CommentText"/>
    <w:uiPriority w:val="99"/>
    <w:semiHidden/>
    <w:rPr>
      <w:rFonts w:cs="Mangal"/>
      <w:sz w:val="20"/>
      <w:szCs w:val="18"/>
    </w:rPr>
  </w:style>
  <w:style w:type="character" w:styleId="CommentReference">
    <w:name w:val="annotation reference"/>
    <w:basedOn w:val="DefaultParagraphFont"/>
    <w:uiPriority w:val="99"/>
    <w:semiHidden/>
    <w:unhideWhenUsed/>
    <w:rPr>
      <w:sz w:val="16"/>
      <w:szCs w:val="16"/>
    </w:rPr>
  </w:style>
  <w:style w:type="paragraph" w:styleId="Heading1">
    <w:uiPriority w:val="9"/>
    <w:name w:val="heading 1"/>
    <w:basedOn w:val="Normal"/>
    <w:next w:val="Normal"/>
    <w:qFormat/>
    <w:rsid w:val="134C30BD"/>
    <w:rPr>
      <w:rFonts w:ascii="Arial" w:hAnsi="Arial" w:eastAsia="DejaVu Sans" w:cs="DejaVu Sans" w:asciiTheme="majorAscii" w:hAnsiTheme="majorAscii" w:eastAsiaTheme="majorEastAsia" w:cstheme="majorBidi"/>
      <w:color w:val="117A02" w:themeColor="accent1" w:themeTint="FF" w:themeShade="BF"/>
      <w:sz w:val="40"/>
      <w:szCs w:val="40"/>
    </w:rPr>
    <w:pPr>
      <w:keepNext w:val="1"/>
      <w:keepLines w:val="1"/>
      <w:spacing w:before="360" w:after="80"/>
      <w:outlineLvl w:val="0"/>
    </w:pPr>
  </w:style>
  <w:style w:type="paragraph" w:styleId="Header">
    <w:uiPriority w:val="99"/>
    <w:name w:val="header"/>
    <w:basedOn w:val="Normal"/>
    <w:unhideWhenUsed/>
    <w:rsid w:val="7449E066"/>
    <w:pPr>
      <w:tabs>
        <w:tab w:val="center" w:leader="none" w:pos="4680"/>
        <w:tab w:val="right" w:leader="none" w:pos="9360"/>
      </w:tabs>
      <w:spacing w:after="0" w:line="240" w:lineRule="auto"/>
    </w:pPr>
  </w:style>
  <w:style w:type="paragraph" w:styleId="Footer">
    <w:uiPriority w:val="99"/>
    <w:name w:val="footer"/>
    <w:basedOn w:val="Normal"/>
    <w:unhideWhenUsed/>
    <w:rsid w:val="7449E066"/>
    <w:pPr>
      <w:tabs>
        <w:tab w:val="center" w:leader="none" w:pos="4680"/>
        <w:tab w:val="right" w:leader="none"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ntTable" Target="fontTable.xml" Id="rId13" /><Relationship Type="http://schemas.openxmlformats.org/officeDocument/2006/relationships/settings" Target="settings.xml" Id="rId3" /><Relationship Type="http://schemas.microsoft.com/office/2016/09/relationships/commentsIds" Target="commentsIds.xml" Id="rId7" /><Relationship Type="http://schemas.openxmlformats.org/officeDocument/2006/relationships/image" Target="media/image4.png" Id="rId12" /><Relationship Type="http://schemas.openxmlformats.org/officeDocument/2006/relationships/styles" Target="styles.xml" Id="rId2" /><Relationship Type="http://schemas.microsoft.com/office/2020/10/relationships/intelligence" Target="intelligence2.xml" Id="rId16" /><Relationship Type="http://schemas.openxmlformats.org/officeDocument/2006/relationships/numbering" Target="numbering.xml" Id="rId1" /><Relationship Type="http://schemas.microsoft.com/office/2011/relationships/commentsExtended" Target="commentsExtended.xml" Id="rId6" /><Relationship Type="http://schemas.openxmlformats.org/officeDocument/2006/relationships/image" Target="media/image3.png" Id="rId11" /><Relationship Type="http://schemas.openxmlformats.org/officeDocument/2006/relationships/theme" Target="theme/theme1.xml" Id="rId15" /><Relationship Type="http://schemas.openxmlformats.org/officeDocument/2006/relationships/image" Target="media/image2.png" Id="rId10" /><Relationship Type="http://schemas.openxmlformats.org/officeDocument/2006/relationships/webSettings" Target="webSettings.xml" Id="rId4" /><Relationship Type="http://schemas.openxmlformats.org/officeDocument/2006/relationships/image" Target="media/image1.png" Id="rId9" /><Relationship Type="http://schemas.microsoft.com/office/2011/relationships/people" Target="people.xml" Id="rId14" /><Relationship Type="http://schemas.openxmlformats.org/officeDocument/2006/relationships/header" Target="header.xml" Id="R7b621f97ebee40c1" /><Relationship Type="http://schemas.openxmlformats.org/officeDocument/2006/relationships/footer" Target="footer.xml" Id="R8ac70edf1c3841f2" /></Relationships>
</file>

<file path=word/_rels/footer.xml.rels>&#65279;<?xml version="1.0" encoding="utf-8"?><Relationships xmlns="http://schemas.openxmlformats.org/package/2006/relationships"><Relationship Type="http://schemas.openxmlformats.org/officeDocument/2006/relationships/image" Target="/media/image5.png" Id="rId1121090834" /><Relationship Type="http://schemas.openxmlformats.org/officeDocument/2006/relationships/image" Target="/media/image6.png" Id="rId1696251372" /></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
  <keywords/>
  <dc:description/>
  <lastModifiedBy>Karen Parish</lastModifiedBy>
  <revision>27</revision>
  <dcterms:created xsi:type="dcterms:W3CDTF">2025-12-30T19:36:00.0000000Z</dcterms:created>
  <dcterms:modified xsi:type="dcterms:W3CDTF">2026-10-01T13:39:19.7647609Z</dcterms:modified>
  <dc:language>lt-LT</dc:language>
</coreProperties>
</file>